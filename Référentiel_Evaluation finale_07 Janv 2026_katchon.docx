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72A0" w14:textId="392C8FFB" w:rsidR="00973DDC" w:rsidRDefault="003D0F86">
      <w:r w:rsidRPr="00D71CA5">
        <w:rPr>
          <w:noProof/>
        </w:rPr>
        <w:drawing>
          <wp:anchor distT="0" distB="0" distL="114300" distR="114300" simplePos="0" relativeHeight="251658246" behindDoc="1" locked="0" layoutInCell="1" allowOverlap="1" wp14:anchorId="0DF7337D" wp14:editId="044F71FD">
            <wp:simplePos x="0" y="0"/>
            <wp:positionH relativeFrom="column">
              <wp:posOffset>-285750</wp:posOffset>
            </wp:positionH>
            <wp:positionV relativeFrom="paragraph">
              <wp:posOffset>-197485</wp:posOffset>
            </wp:positionV>
            <wp:extent cx="1170305" cy="441960"/>
            <wp:effectExtent l="0" t="0" r="0" b="0"/>
            <wp:wrapNone/>
            <wp:docPr id="11957774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7454" name="Imag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0305" cy="441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41F3">
        <w:rPr>
          <w:rFonts w:ascii="Arial Narrow" w:hAnsi="Arial Narrow"/>
          <w:noProof/>
          <w:sz w:val="28"/>
          <w:szCs w:val="28"/>
        </w:rPr>
        <w:drawing>
          <wp:anchor distT="0" distB="0" distL="114300" distR="114300" simplePos="0" relativeHeight="251658245" behindDoc="1" locked="0" layoutInCell="1" allowOverlap="1" wp14:anchorId="055088E5" wp14:editId="051EA93E">
            <wp:simplePos x="0" y="0"/>
            <wp:positionH relativeFrom="column">
              <wp:posOffset>4968875</wp:posOffset>
            </wp:positionH>
            <wp:positionV relativeFrom="paragraph">
              <wp:posOffset>-273050</wp:posOffset>
            </wp:positionV>
            <wp:extent cx="962660" cy="469265"/>
            <wp:effectExtent l="0" t="0" r="8890" b="6985"/>
            <wp:wrapNone/>
            <wp:docPr id="120265655" name="Image 1" descr="Une image contenant Police, text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55" name="Image 1" descr="Une image contenant Police, texte, logo, Graphiqu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2660" cy="469265"/>
                    </a:xfrm>
                    <a:prstGeom prst="rect">
                      <a:avLst/>
                    </a:prstGeom>
                  </pic:spPr>
                </pic:pic>
              </a:graphicData>
            </a:graphic>
            <wp14:sizeRelH relativeFrom="margin">
              <wp14:pctWidth>0</wp14:pctWidth>
            </wp14:sizeRelH>
            <wp14:sizeRelV relativeFrom="margin">
              <wp14:pctHeight>0</wp14:pctHeight>
            </wp14:sizeRelV>
          </wp:anchor>
        </w:drawing>
      </w:r>
      <w:r w:rsidRPr="005C648B">
        <w:rPr>
          <w:rFonts w:ascii="Arial Narrow" w:hAnsi="Arial Narrow"/>
          <w:noProof/>
          <w:sz w:val="28"/>
          <w:szCs w:val="28"/>
        </w:rPr>
        <w:drawing>
          <wp:anchor distT="0" distB="0" distL="114300" distR="114300" simplePos="0" relativeHeight="251658244" behindDoc="1" locked="0" layoutInCell="1" allowOverlap="1" wp14:anchorId="05802429" wp14:editId="49821890">
            <wp:simplePos x="0" y="0"/>
            <wp:positionH relativeFrom="column">
              <wp:posOffset>2131060</wp:posOffset>
            </wp:positionH>
            <wp:positionV relativeFrom="paragraph">
              <wp:posOffset>-197485</wp:posOffset>
            </wp:positionV>
            <wp:extent cx="852054" cy="517363"/>
            <wp:effectExtent l="0" t="0" r="5715" b="0"/>
            <wp:wrapNone/>
            <wp:docPr id="1495308430" name="Image 1" descr="Une image contenant Police, text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430" name="Image 1" descr="Une image contenant Police, texte, logo, Graph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2054" cy="517363"/>
                    </a:xfrm>
                    <a:prstGeom prst="rect">
                      <a:avLst/>
                    </a:prstGeom>
                  </pic:spPr>
                </pic:pic>
              </a:graphicData>
            </a:graphic>
            <wp14:sizeRelH relativeFrom="margin">
              <wp14:pctWidth>0</wp14:pctWidth>
            </wp14:sizeRelH>
            <wp14:sizeRelV relativeFrom="margin">
              <wp14:pctHeight>0</wp14:pctHeight>
            </wp14:sizeRelV>
          </wp:anchor>
        </w:drawing>
      </w:r>
    </w:p>
    <w:sdt>
      <w:sdtPr>
        <w:id w:val="-531496140"/>
        <w:docPartObj>
          <w:docPartGallery w:val="Cover Pages"/>
          <w:docPartUnique/>
        </w:docPartObj>
      </w:sdtPr>
      <w:sdtEndPr>
        <w:rPr>
          <w:rFonts w:ascii="Arial" w:hAnsi="Arial" w:cs="Arial"/>
          <w:b/>
          <w:bCs/>
        </w:rPr>
      </w:sdtEndPr>
      <w:sdtContent>
        <w:p w14:paraId="6EA9D338" w14:textId="3D1FD98F" w:rsidR="00262CE4" w:rsidRPr="003158F5" w:rsidRDefault="00262CE4"/>
        <w:p w14:paraId="2C3454E6" w14:textId="0C7D2106" w:rsidR="00262CE4" w:rsidRPr="003158F5" w:rsidRDefault="00045643">
          <w:pPr>
            <w:spacing w:line="259" w:lineRule="auto"/>
            <w:rPr>
              <w:rFonts w:ascii="Arial" w:hAnsi="Arial" w:cs="Arial"/>
              <w:b/>
              <w:bCs/>
            </w:rPr>
          </w:pPr>
          <w:r w:rsidRPr="003158F5">
            <w:rPr>
              <w:noProof/>
              <w:lang w:eastAsia="fr-FR"/>
            </w:rPr>
            <mc:AlternateContent>
              <mc:Choice Requires="wps">
                <w:drawing>
                  <wp:anchor distT="0" distB="0" distL="114300" distR="114300" simplePos="0" relativeHeight="251658243" behindDoc="0" locked="0" layoutInCell="1" allowOverlap="1" wp14:anchorId="3B3BDDA9" wp14:editId="7534484E">
                    <wp:simplePos x="0" y="0"/>
                    <wp:positionH relativeFrom="column">
                      <wp:posOffset>1688612</wp:posOffset>
                    </wp:positionH>
                    <wp:positionV relativeFrom="paragraph">
                      <wp:posOffset>7599484</wp:posOffset>
                    </wp:positionV>
                    <wp:extent cx="2101850" cy="520700"/>
                    <wp:effectExtent l="0" t="0" r="0" b="0"/>
                    <wp:wrapNone/>
                    <wp:docPr id="1057325894" name="Zone de texte 5"/>
                    <wp:cNvGraphicFramePr/>
                    <a:graphic xmlns:a="http://schemas.openxmlformats.org/drawingml/2006/main">
                      <a:graphicData uri="http://schemas.microsoft.com/office/word/2010/wordprocessingShape">
                        <wps:wsp>
                          <wps:cNvSpPr txBox="1"/>
                          <wps:spPr>
                            <a:xfrm>
                              <a:off x="0" y="0"/>
                              <a:ext cx="2101850" cy="520700"/>
                            </a:xfrm>
                            <a:prstGeom prst="rect">
                              <a:avLst/>
                            </a:prstGeom>
                            <a:solidFill>
                              <a:schemeClr val="lt1"/>
                            </a:solidFill>
                            <a:ln w="6350">
                              <a:noFill/>
                            </a:ln>
                          </wps:spPr>
                          <wps:txbx>
                            <w:txbxContent>
                              <w:p w14:paraId="1E78CD62" w14:textId="245AFFCC" w:rsidR="00910632" w:rsidRPr="003158F5" w:rsidRDefault="00637F9E" w:rsidP="004B4531">
                                <w:pPr>
                                  <w:jc w:val="center"/>
                                  <w:rPr>
                                    <w:rFonts w:ascii="Arial" w:hAnsi="Arial" w:cs="Arial"/>
                                    <w:b/>
                                    <w:bCs/>
                                    <w:sz w:val="24"/>
                                    <w:szCs w:val="24"/>
                                  </w:rPr>
                                </w:pPr>
                                <w:r>
                                  <w:rPr>
                                    <w:rFonts w:ascii="Arial" w:hAnsi="Arial" w:cs="Arial"/>
                                    <w:b/>
                                    <w:bCs/>
                                    <w:sz w:val="24"/>
                                    <w:szCs w:val="24"/>
                                  </w:rPr>
                                  <w:t>Janvier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3BDDA9" id="_x0000_t202" coordsize="21600,21600" o:spt="202" path="m,l,21600r21600,l21600,xe">
                    <v:stroke joinstyle="miter"/>
                    <v:path gradientshapeok="t" o:connecttype="rect"/>
                  </v:shapetype>
                  <v:shape id="Zone de texte 5" o:spid="_x0000_s1026" type="#_x0000_t202" style="position:absolute;margin-left:132.95pt;margin-top:598.4pt;width:165.5pt;height:41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" fillcolor="white [3201]" stroked="f" strokeweight=".5pt">
                    <v:textbox>
                      <w:txbxContent>
                        <w:p w14:paraId="1E78CD62" w14:textId="245AFFCC" w:rsidR="00910632" w:rsidRPr="003158F5" w:rsidRDefault="00637F9E" w:rsidP="004B4531">
                          <w:pPr>
                            <w:jc w:val="center"/>
                            <w:rPr>
                              <w:rFonts w:ascii="Arial" w:hAnsi="Arial" w:cs="Arial"/>
                              <w:b/>
                              <w:bCs/>
                              <w:sz w:val="24"/>
                              <w:szCs w:val="24"/>
                            </w:rPr>
                          </w:pPr>
                          <w:r>
                            <w:rPr>
                              <w:rFonts w:ascii="Arial" w:hAnsi="Arial" w:cs="Arial"/>
                              <w:b/>
                              <w:bCs/>
                              <w:sz w:val="24"/>
                              <w:szCs w:val="24"/>
                            </w:rPr>
                            <w:t>Janvier 2026</w:t>
                          </w:r>
                        </w:p>
                      </w:txbxContent>
                    </v:textbox>
                  </v:shape>
                </w:pict>
              </mc:Fallback>
            </mc:AlternateContent>
          </w:r>
          <w:r w:rsidR="00CD7343" w:rsidRPr="003158F5">
            <w:rPr>
              <w:noProof/>
              <w:lang w:eastAsia="fr-FR"/>
            </w:rPr>
            <mc:AlternateContent>
              <mc:Choice Requires="wps">
                <w:drawing>
                  <wp:anchor distT="0" distB="0" distL="114300" distR="114300" simplePos="0" relativeHeight="251658242" behindDoc="0" locked="0" layoutInCell="1" allowOverlap="1" wp14:anchorId="5A565495" wp14:editId="5D7DB0DE">
                    <wp:simplePos x="0" y="0"/>
                    <wp:positionH relativeFrom="column">
                      <wp:posOffset>1170305</wp:posOffset>
                    </wp:positionH>
                    <wp:positionV relativeFrom="paragraph">
                      <wp:posOffset>3620135</wp:posOffset>
                    </wp:positionV>
                    <wp:extent cx="3663950" cy="1828800"/>
                    <wp:effectExtent l="0" t="0" r="0" b="5715"/>
                    <wp:wrapNone/>
                    <wp:docPr id="1964991650" name="Zone de texte 1"/>
                    <wp:cNvGraphicFramePr/>
                    <a:graphic xmlns:a="http://schemas.openxmlformats.org/drawingml/2006/main">
                      <a:graphicData uri="http://schemas.microsoft.com/office/word/2010/wordprocessingShape">
                        <wps:wsp>
                          <wps:cNvSpPr txBox="1"/>
                          <wps:spPr>
                            <a:xfrm>
                              <a:off x="0" y="0"/>
                              <a:ext cx="3663950" cy="1828800"/>
                            </a:xfrm>
                            <a:prstGeom prst="rect">
                              <a:avLst/>
                            </a:prstGeom>
                            <a:noFill/>
                            <a:ln>
                              <a:noFill/>
                            </a:ln>
                          </wps:spPr>
                          <wps:txbx>
                            <w:txbxContent>
                              <w:p w14:paraId="46391890" w14:textId="5E425DF6" w:rsidR="00910632" w:rsidRPr="00CD7343" w:rsidRDefault="00910632" w:rsidP="00940A0A">
                                <w:pPr>
                                  <w:spacing w:after="0" w:line="240" w:lineRule="auto"/>
                                  <w:jc w:val="center"/>
                                  <w:rPr>
                                    <w:rFonts w:ascii="Arial" w:hAnsi="Arial" w:cs="Arial"/>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343">
                                  <w:rPr>
                                    <w:rFonts w:ascii="Arial" w:hAnsi="Arial" w:cs="Arial"/>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Référentiel d’évaluation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565495" id="Zone de texte 1" o:spid="_x0000_s1027" type="#_x0000_t202" style="position:absolute;margin-left:92.15pt;margin-top:285.05pt;width:288.5pt;height:2in;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" filled="f" stroked="f">
                    <v:textbox style="mso-fit-shape-to-text:t">
                      <w:txbxContent>
                        <w:p w14:paraId="46391890" w14:textId="5E425DF6" w:rsidR="00910632" w:rsidRPr="00CD7343" w:rsidRDefault="00910632" w:rsidP="00940A0A">
                          <w:pPr>
                            <w:spacing w:after="0" w:line="240" w:lineRule="auto"/>
                            <w:jc w:val="center"/>
                            <w:rPr>
                              <w:rFonts w:ascii="Arial" w:hAnsi="Arial" w:cs="Arial"/>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343">
                            <w:rPr>
                              <w:rFonts w:ascii="Arial" w:hAnsi="Arial" w:cs="Arial"/>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Référentiel d’évaluation</w:t>
                          </w:r>
                        </w:p>
                      </w:txbxContent>
                    </v:textbox>
                  </v:shape>
                </w:pict>
              </mc:Fallback>
            </mc:AlternateContent>
          </w:r>
          <w:r w:rsidR="002A70A5" w:rsidRPr="003158F5">
            <w:rPr>
              <w:noProof/>
              <w:lang w:eastAsia="fr-FR"/>
            </w:rPr>
            <mc:AlternateContent>
              <mc:Choice Requires="wps">
                <w:drawing>
                  <wp:anchor distT="0" distB="0" distL="114300" distR="114300" simplePos="0" relativeHeight="251658241" behindDoc="0" locked="0" layoutInCell="1" allowOverlap="1" wp14:anchorId="56533BEF" wp14:editId="3EB0EDC7">
                    <wp:simplePos x="0" y="0"/>
                    <wp:positionH relativeFrom="column">
                      <wp:posOffset>833755</wp:posOffset>
                    </wp:positionH>
                    <wp:positionV relativeFrom="paragraph">
                      <wp:posOffset>744220</wp:posOffset>
                    </wp:positionV>
                    <wp:extent cx="4565650" cy="1828800"/>
                    <wp:effectExtent l="0" t="0" r="0" b="5080"/>
                    <wp:wrapNone/>
                    <wp:docPr id="688719999" name="Zone de texte 1"/>
                    <wp:cNvGraphicFramePr/>
                    <a:graphic xmlns:a="http://schemas.openxmlformats.org/drawingml/2006/main">
                      <a:graphicData uri="http://schemas.microsoft.com/office/word/2010/wordprocessingShape">
                        <wps:wsp>
                          <wps:cNvSpPr txBox="1"/>
                          <wps:spPr>
                            <a:xfrm>
                              <a:off x="0" y="0"/>
                              <a:ext cx="4565650" cy="1828800"/>
                            </a:xfrm>
                            <a:prstGeom prst="rect">
                              <a:avLst/>
                            </a:prstGeom>
                            <a:noFill/>
                            <a:ln>
                              <a:noFill/>
                            </a:ln>
                          </wps:spPr>
                          <wps:txbx>
                            <w:txbxContent>
                              <w:p w14:paraId="42417C3C" w14:textId="5141F87D" w:rsidR="00910632" w:rsidRPr="003158F5" w:rsidRDefault="00910632" w:rsidP="00940A0A">
                                <w:pPr>
                                  <w:spacing w:after="0" w:line="240" w:lineRule="auto"/>
                                  <w:jc w:val="center"/>
                                  <w:rPr>
                                    <w:rFonts w:ascii="Arial" w:hAnsi="Arial" w:cs="Arial"/>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58F5">
                                  <w:rPr>
                                    <w:rFonts w:ascii="Arial" w:hAnsi="Arial" w:cs="Arial"/>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REPUBLIQUE DU BENIN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533BEF" id="_x0000_s1028" type="#_x0000_t202" style="position:absolute;margin-left:65.65pt;margin-top:58.6pt;width:359.5pt;height:2in;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" filled="f" stroked="f">
                    <v:textbox style="mso-fit-shape-to-text:t">
                      <w:txbxContent>
                        <w:p w14:paraId="42417C3C" w14:textId="5141F87D" w:rsidR="00910632" w:rsidRPr="003158F5" w:rsidRDefault="00910632" w:rsidP="00940A0A">
                          <w:pPr>
                            <w:spacing w:after="0" w:line="240" w:lineRule="auto"/>
                            <w:jc w:val="center"/>
                            <w:rPr>
                              <w:rFonts w:ascii="Arial" w:hAnsi="Arial" w:cs="Arial"/>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58F5">
                            <w:rPr>
                              <w:rFonts w:ascii="Arial" w:hAnsi="Arial" w:cs="Arial"/>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REPUBLIQUE DU BENIN</w:t>
                          </w:r>
                        </w:p>
                      </w:txbxContent>
                    </v:textbox>
                  </v:shape>
                </w:pict>
              </mc:Fallback>
            </mc:AlternateContent>
          </w:r>
          <w:r w:rsidR="004B4531" w:rsidRPr="003158F5">
            <w:rPr>
              <w:noProof/>
              <w:lang w:eastAsia="fr-FR"/>
            </w:rPr>
            <mc:AlternateContent>
              <mc:Choice Requires="wps">
                <w:drawing>
                  <wp:anchor distT="0" distB="0" distL="114300" distR="114300" simplePos="0" relativeHeight="251658240" behindDoc="0" locked="0" layoutInCell="1" allowOverlap="1" wp14:anchorId="619688D4" wp14:editId="395B2347">
                    <wp:simplePos x="0" y="0"/>
                    <wp:positionH relativeFrom="column">
                      <wp:posOffset>833755</wp:posOffset>
                    </wp:positionH>
                    <wp:positionV relativeFrom="paragraph">
                      <wp:posOffset>2268220</wp:posOffset>
                    </wp:positionV>
                    <wp:extent cx="4584700" cy="1828800"/>
                    <wp:effectExtent l="0" t="0" r="25400" b="24130"/>
                    <wp:wrapNone/>
                    <wp:docPr id="2030226161" name="Zone de texte 1"/>
                    <wp:cNvGraphicFramePr/>
                    <a:graphic xmlns:a="http://schemas.openxmlformats.org/drawingml/2006/main">
                      <a:graphicData uri="http://schemas.microsoft.com/office/word/2010/wordprocessingShape">
                        <wps:wsp>
                          <wps:cNvSpPr txBox="1"/>
                          <wps:spPr>
                            <a:xfrm>
                              <a:off x="0" y="0"/>
                              <a:ext cx="4584700" cy="1828800"/>
                            </a:xfrm>
                            <a:prstGeom prst="rect">
                              <a:avLst/>
                            </a:prstGeom>
                            <a:noFill/>
                            <a:ln w="19050">
                              <a:solidFill>
                                <a:srgbClr val="0070C0"/>
                              </a:solidFill>
                            </a:ln>
                          </wps:spPr>
                          <wps:txbx>
                            <w:txbxContent>
                              <w:p w14:paraId="64CC2F99" w14:textId="0F0F53BB" w:rsidR="00910632" w:rsidRPr="003158F5" w:rsidRDefault="00637F9E" w:rsidP="00940A0A">
                                <w:pPr>
                                  <w:spacing w:after="0" w:line="24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9E">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finale du Programme Spécial d’Insertion dans l’Emploi (PSIE)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9688D4" id="_x0000_s1029" type="#_x0000_t202" style="position:absolute;margin-left:65.65pt;margin-top:178.6pt;width:361pt;height:2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" filled="f" strokecolor="#0070c0" strokeweight="1.5pt">
                    <v:textbox style="mso-fit-shape-to-text:t">
                      <w:txbxContent>
                        <w:p w14:paraId="64CC2F99" w14:textId="0F0F53BB" w:rsidR="00910632" w:rsidRPr="003158F5" w:rsidRDefault="00637F9E" w:rsidP="00940A0A">
                          <w:pPr>
                            <w:spacing w:after="0" w:line="24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9E">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finale du Programme Spécial d’Insertion dans l’Emploi (PSIE)</w:t>
                          </w:r>
                        </w:p>
                      </w:txbxContent>
                    </v:textbox>
                  </v:shape>
                </w:pict>
              </mc:Fallback>
            </mc:AlternateContent>
          </w:r>
          <w:r w:rsidR="00262CE4" w:rsidRPr="003158F5">
            <w:rPr>
              <w:rFonts w:ascii="Arial" w:hAnsi="Arial" w:cs="Arial"/>
              <w:b/>
              <w:bCs/>
            </w:rPr>
            <w:br w:type="page"/>
          </w:r>
        </w:p>
      </w:sdtContent>
    </w:sdt>
    <w:p w14:paraId="04AB8853" w14:textId="35AB14A4" w:rsidR="001B0D7D" w:rsidRPr="00F86F6F" w:rsidRDefault="001E2CC1" w:rsidP="00F86F6F">
      <w:pPr>
        <w:pBdr>
          <w:bottom w:val="single" w:sz="4" w:space="1" w:color="auto"/>
        </w:pBdr>
        <w:spacing w:after="0" w:line="276" w:lineRule="auto"/>
        <w:jc w:val="both"/>
        <w:rPr>
          <w:rFonts w:ascii="Arial" w:hAnsi="Arial" w:cs="Arial"/>
          <w:b/>
          <w:bCs/>
        </w:rPr>
      </w:pPr>
      <w:r w:rsidRPr="003158F5">
        <w:rPr>
          <w:rFonts w:ascii="Arial" w:hAnsi="Arial" w:cs="Arial"/>
          <w:b/>
          <w:bCs/>
        </w:rPr>
        <w:lastRenderedPageBreak/>
        <w:t>TABLE DES MATIERES</w:t>
      </w:r>
    </w:p>
    <w:p w14:paraId="0B31B22B" w14:textId="7DC3E6EB" w:rsidR="00F86F6F" w:rsidRDefault="00820618">
      <w:pPr>
        <w:pStyle w:val="TM1"/>
        <w:rPr>
          <w:rFonts w:asciiTheme="minorHAnsi" w:hAnsiTheme="minorHAnsi"/>
          <w:b w:val="0"/>
          <w:bCs w:val="0"/>
          <w:caps w:val="0"/>
          <w:noProof/>
          <w:lang w:val="fr-CA" w:eastAsia="fr-CA"/>
        </w:rPr>
      </w:pPr>
      <w:r w:rsidRPr="00CD7343">
        <w:fldChar w:fldCharType="begin"/>
      </w:r>
      <w:r w:rsidRPr="00CD7343">
        <w:instrText xml:space="preserve"> TOC \o "1-3" \h \z \u </w:instrText>
      </w:r>
      <w:r w:rsidRPr="00CD7343">
        <w:fldChar w:fldCharType="separate"/>
      </w:r>
      <w:hyperlink w:anchor="_Toc219216638" w:history="1">
        <w:r w:rsidR="00F86F6F" w:rsidRPr="00B84137">
          <w:rPr>
            <w:rStyle w:val="Lienhypertexte"/>
            <w:noProof/>
          </w:rPr>
          <w:t>1</w:t>
        </w:r>
        <w:r w:rsidR="00F86F6F">
          <w:rPr>
            <w:rFonts w:asciiTheme="minorHAnsi" w:hAnsiTheme="minorHAnsi"/>
            <w:b w:val="0"/>
            <w:bCs w:val="0"/>
            <w:caps w:val="0"/>
            <w:noProof/>
            <w:lang w:val="fr-CA" w:eastAsia="fr-CA"/>
          </w:rPr>
          <w:tab/>
        </w:r>
        <w:r w:rsidR="00F86F6F" w:rsidRPr="00B84137">
          <w:rPr>
            <w:rStyle w:val="Lienhypertexte"/>
            <w:noProof/>
          </w:rPr>
          <w:t>INTRODUCTION</w:t>
        </w:r>
        <w:r w:rsidR="00F86F6F">
          <w:rPr>
            <w:noProof/>
            <w:webHidden/>
          </w:rPr>
          <w:tab/>
        </w:r>
        <w:r w:rsidR="00F86F6F">
          <w:rPr>
            <w:noProof/>
            <w:webHidden/>
          </w:rPr>
          <w:fldChar w:fldCharType="begin"/>
        </w:r>
        <w:r w:rsidR="00F86F6F">
          <w:rPr>
            <w:noProof/>
            <w:webHidden/>
          </w:rPr>
          <w:instrText xml:space="preserve"> PAGEREF _Toc219216638 \h </w:instrText>
        </w:r>
        <w:r w:rsidR="00F86F6F">
          <w:rPr>
            <w:noProof/>
            <w:webHidden/>
          </w:rPr>
        </w:r>
        <w:r w:rsidR="00F86F6F">
          <w:rPr>
            <w:noProof/>
            <w:webHidden/>
          </w:rPr>
          <w:fldChar w:fldCharType="separate"/>
        </w:r>
        <w:r w:rsidR="00F86F6F">
          <w:rPr>
            <w:noProof/>
            <w:webHidden/>
          </w:rPr>
          <w:t>4</w:t>
        </w:r>
        <w:r w:rsidR="00F86F6F">
          <w:rPr>
            <w:noProof/>
            <w:webHidden/>
          </w:rPr>
          <w:fldChar w:fldCharType="end"/>
        </w:r>
      </w:hyperlink>
    </w:p>
    <w:p w14:paraId="0C8CDAA4" w14:textId="1B3543C2" w:rsidR="00F86F6F" w:rsidRDefault="00F86F6F">
      <w:pPr>
        <w:pStyle w:val="TM2"/>
        <w:tabs>
          <w:tab w:val="left" w:pos="660"/>
          <w:tab w:val="right" w:leader="dot" w:pos="9062"/>
        </w:tabs>
        <w:rPr>
          <w:b w:val="0"/>
          <w:bCs w:val="0"/>
          <w:noProof/>
          <w:sz w:val="24"/>
          <w:szCs w:val="24"/>
          <w:lang w:val="fr-CA" w:eastAsia="fr-CA"/>
        </w:rPr>
      </w:pPr>
      <w:hyperlink w:anchor="_Toc219216639" w:history="1">
        <w:r w:rsidRPr="00B84137">
          <w:rPr>
            <w:rStyle w:val="Lienhypertexte"/>
            <w:noProof/>
          </w:rPr>
          <w:t>1.1</w:t>
        </w:r>
        <w:r>
          <w:rPr>
            <w:b w:val="0"/>
            <w:bCs w:val="0"/>
            <w:noProof/>
            <w:sz w:val="24"/>
            <w:szCs w:val="24"/>
            <w:lang w:val="fr-CA" w:eastAsia="fr-CA"/>
          </w:rPr>
          <w:tab/>
        </w:r>
        <w:r w:rsidRPr="00B84137">
          <w:rPr>
            <w:rStyle w:val="Lienhypertexte"/>
            <w:noProof/>
          </w:rPr>
          <w:t>Contexte et justification</w:t>
        </w:r>
        <w:r>
          <w:rPr>
            <w:noProof/>
            <w:webHidden/>
          </w:rPr>
          <w:tab/>
        </w:r>
        <w:r>
          <w:rPr>
            <w:noProof/>
            <w:webHidden/>
          </w:rPr>
          <w:fldChar w:fldCharType="begin"/>
        </w:r>
        <w:r>
          <w:rPr>
            <w:noProof/>
            <w:webHidden/>
          </w:rPr>
          <w:instrText xml:space="preserve"> PAGEREF _Toc219216639 \h </w:instrText>
        </w:r>
        <w:r>
          <w:rPr>
            <w:noProof/>
            <w:webHidden/>
          </w:rPr>
        </w:r>
        <w:r>
          <w:rPr>
            <w:noProof/>
            <w:webHidden/>
          </w:rPr>
          <w:fldChar w:fldCharType="separate"/>
        </w:r>
        <w:r>
          <w:rPr>
            <w:noProof/>
            <w:webHidden/>
          </w:rPr>
          <w:t>4</w:t>
        </w:r>
        <w:r>
          <w:rPr>
            <w:noProof/>
            <w:webHidden/>
          </w:rPr>
          <w:fldChar w:fldCharType="end"/>
        </w:r>
      </w:hyperlink>
    </w:p>
    <w:p w14:paraId="12AC6FD7" w14:textId="5B6B5136" w:rsidR="00F86F6F" w:rsidRDefault="00F86F6F">
      <w:pPr>
        <w:pStyle w:val="TM2"/>
        <w:tabs>
          <w:tab w:val="left" w:pos="660"/>
          <w:tab w:val="right" w:leader="dot" w:pos="9062"/>
        </w:tabs>
        <w:rPr>
          <w:b w:val="0"/>
          <w:bCs w:val="0"/>
          <w:noProof/>
          <w:sz w:val="24"/>
          <w:szCs w:val="24"/>
          <w:lang w:val="fr-CA" w:eastAsia="fr-CA"/>
        </w:rPr>
      </w:pPr>
      <w:hyperlink w:anchor="_Toc219216640" w:history="1">
        <w:r w:rsidRPr="00B84137">
          <w:rPr>
            <w:rStyle w:val="Lienhypertexte"/>
            <w:noProof/>
          </w:rPr>
          <w:t>1.2</w:t>
        </w:r>
        <w:r>
          <w:rPr>
            <w:b w:val="0"/>
            <w:bCs w:val="0"/>
            <w:noProof/>
            <w:sz w:val="24"/>
            <w:szCs w:val="24"/>
            <w:lang w:val="fr-CA" w:eastAsia="fr-CA"/>
          </w:rPr>
          <w:tab/>
        </w:r>
        <w:r w:rsidRPr="00B84137">
          <w:rPr>
            <w:rStyle w:val="Lienhypertexte"/>
            <w:noProof/>
          </w:rPr>
          <w:t>OBJECTIFS ET RESULTATS ATTENDUS</w:t>
        </w:r>
        <w:r>
          <w:rPr>
            <w:noProof/>
            <w:webHidden/>
          </w:rPr>
          <w:tab/>
        </w:r>
        <w:r>
          <w:rPr>
            <w:noProof/>
            <w:webHidden/>
          </w:rPr>
          <w:fldChar w:fldCharType="begin"/>
        </w:r>
        <w:r>
          <w:rPr>
            <w:noProof/>
            <w:webHidden/>
          </w:rPr>
          <w:instrText xml:space="preserve"> PAGEREF _Toc219216640 \h </w:instrText>
        </w:r>
        <w:r>
          <w:rPr>
            <w:noProof/>
            <w:webHidden/>
          </w:rPr>
        </w:r>
        <w:r>
          <w:rPr>
            <w:noProof/>
            <w:webHidden/>
          </w:rPr>
          <w:fldChar w:fldCharType="separate"/>
        </w:r>
        <w:r>
          <w:rPr>
            <w:noProof/>
            <w:webHidden/>
          </w:rPr>
          <w:t>4</w:t>
        </w:r>
        <w:r>
          <w:rPr>
            <w:noProof/>
            <w:webHidden/>
          </w:rPr>
          <w:fldChar w:fldCharType="end"/>
        </w:r>
      </w:hyperlink>
    </w:p>
    <w:p w14:paraId="7C4B4FA9" w14:textId="0343E9FE" w:rsidR="00F86F6F" w:rsidRDefault="00F86F6F">
      <w:pPr>
        <w:pStyle w:val="TM3"/>
        <w:tabs>
          <w:tab w:val="left" w:pos="1100"/>
          <w:tab w:val="right" w:leader="dot" w:pos="9062"/>
        </w:tabs>
        <w:rPr>
          <w:noProof/>
          <w:sz w:val="24"/>
          <w:szCs w:val="24"/>
          <w:lang w:val="fr-CA" w:eastAsia="fr-CA"/>
        </w:rPr>
      </w:pPr>
      <w:hyperlink w:anchor="_Toc219216641" w:history="1">
        <w:r w:rsidRPr="00B84137">
          <w:rPr>
            <w:rStyle w:val="Lienhypertexte"/>
            <w:noProof/>
          </w:rPr>
          <w:t>1.2.1</w:t>
        </w:r>
        <w:r>
          <w:rPr>
            <w:noProof/>
            <w:sz w:val="24"/>
            <w:szCs w:val="24"/>
            <w:lang w:val="fr-CA" w:eastAsia="fr-CA"/>
          </w:rPr>
          <w:tab/>
        </w:r>
        <w:r w:rsidRPr="00B84137">
          <w:rPr>
            <w:rStyle w:val="Lienhypertexte"/>
            <w:noProof/>
          </w:rPr>
          <w:t>Objectifs de l’évaluation</w:t>
        </w:r>
        <w:r>
          <w:rPr>
            <w:noProof/>
            <w:webHidden/>
          </w:rPr>
          <w:tab/>
        </w:r>
        <w:r>
          <w:rPr>
            <w:noProof/>
            <w:webHidden/>
          </w:rPr>
          <w:fldChar w:fldCharType="begin"/>
        </w:r>
        <w:r>
          <w:rPr>
            <w:noProof/>
            <w:webHidden/>
          </w:rPr>
          <w:instrText xml:space="preserve"> PAGEREF _Toc219216641 \h </w:instrText>
        </w:r>
        <w:r>
          <w:rPr>
            <w:noProof/>
            <w:webHidden/>
          </w:rPr>
        </w:r>
        <w:r>
          <w:rPr>
            <w:noProof/>
            <w:webHidden/>
          </w:rPr>
          <w:fldChar w:fldCharType="separate"/>
        </w:r>
        <w:r>
          <w:rPr>
            <w:noProof/>
            <w:webHidden/>
          </w:rPr>
          <w:t>4</w:t>
        </w:r>
        <w:r>
          <w:rPr>
            <w:noProof/>
            <w:webHidden/>
          </w:rPr>
          <w:fldChar w:fldCharType="end"/>
        </w:r>
      </w:hyperlink>
    </w:p>
    <w:p w14:paraId="703C0E50" w14:textId="0FC3C0DA" w:rsidR="00F86F6F" w:rsidRDefault="00F86F6F">
      <w:pPr>
        <w:pStyle w:val="TM3"/>
        <w:tabs>
          <w:tab w:val="left" w:pos="1100"/>
          <w:tab w:val="right" w:leader="dot" w:pos="9062"/>
        </w:tabs>
        <w:rPr>
          <w:noProof/>
          <w:sz w:val="24"/>
          <w:szCs w:val="24"/>
          <w:lang w:val="fr-CA" w:eastAsia="fr-CA"/>
        </w:rPr>
      </w:pPr>
      <w:hyperlink w:anchor="_Toc219216642" w:history="1">
        <w:r w:rsidRPr="00B84137">
          <w:rPr>
            <w:rStyle w:val="Lienhypertexte"/>
            <w:noProof/>
          </w:rPr>
          <w:t>1.2.2</w:t>
        </w:r>
        <w:r>
          <w:rPr>
            <w:noProof/>
            <w:sz w:val="24"/>
            <w:szCs w:val="24"/>
            <w:lang w:val="fr-CA" w:eastAsia="fr-CA"/>
          </w:rPr>
          <w:tab/>
        </w:r>
        <w:r w:rsidRPr="00B84137">
          <w:rPr>
            <w:rStyle w:val="Lienhypertexte"/>
            <w:noProof/>
          </w:rPr>
          <w:t>Résultats attendus</w:t>
        </w:r>
        <w:r>
          <w:rPr>
            <w:noProof/>
            <w:webHidden/>
          </w:rPr>
          <w:tab/>
        </w:r>
        <w:r>
          <w:rPr>
            <w:noProof/>
            <w:webHidden/>
          </w:rPr>
          <w:fldChar w:fldCharType="begin"/>
        </w:r>
        <w:r>
          <w:rPr>
            <w:noProof/>
            <w:webHidden/>
          </w:rPr>
          <w:instrText xml:space="preserve"> PAGEREF _Toc219216642 \h </w:instrText>
        </w:r>
        <w:r>
          <w:rPr>
            <w:noProof/>
            <w:webHidden/>
          </w:rPr>
        </w:r>
        <w:r>
          <w:rPr>
            <w:noProof/>
            <w:webHidden/>
          </w:rPr>
          <w:fldChar w:fldCharType="separate"/>
        </w:r>
        <w:r>
          <w:rPr>
            <w:noProof/>
            <w:webHidden/>
          </w:rPr>
          <w:t>5</w:t>
        </w:r>
        <w:r>
          <w:rPr>
            <w:noProof/>
            <w:webHidden/>
          </w:rPr>
          <w:fldChar w:fldCharType="end"/>
        </w:r>
      </w:hyperlink>
    </w:p>
    <w:p w14:paraId="4AFE0015" w14:textId="5AB44D6A" w:rsidR="00F86F6F" w:rsidRDefault="00F86F6F">
      <w:pPr>
        <w:pStyle w:val="TM1"/>
        <w:rPr>
          <w:rFonts w:asciiTheme="minorHAnsi" w:hAnsiTheme="minorHAnsi"/>
          <w:b w:val="0"/>
          <w:bCs w:val="0"/>
          <w:caps w:val="0"/>
          <w:noProof/>
          <w:lang w:val="fr-CA" w:eastAsia="fr-CA"/>
        </w:rPr>
      </w:pPr>
      <w:hyperlink w:anchor="_Toc219216643" w:history="1">
        <w:r w:rsidRPr="00B84137">
          <w:rPr>
            <w:rStyle w:val="Lienhypertexte"/>
            <w:noProof/>
          </w:rPr>
          <w:t>2</w:t>
        </w:r>
        <w:r>
          <w:rPr>
            <w:rFonts w:asciiTheme="minorHAnsi" w:hAnsiTheme="minorHAnsi"/>
            <w:b w:val="0"/>
            <w:bCs w:val="0"/>
            <w:caps w:val="0"/>
            <w:noProof/>
            <w:lang w:val="fr-CA" w:eastAsia="fr-CA"/>
          </w:rPr>
          <w:tab/>
        </w:r>
        <w:r w:rsidRPr="00B84137">
          <w:rPr>
            <w:rStyle w:val="Lienhypertexte"/>
            <w:noProof/>
          </w:rPr>
          <w:t>DEMARCHE METHODOLOGIQUE DE L’EVALUATION</w:t>
        </w:r>
        <w:r>
          <w:rPr>
            <w:noProof/>
            <w:webHidden/>
          </w:rPr>
          <w:tab/>
        </w:r>
        <w:r>
          <w:rPr>
            <w:noProof/>
            <w:webHidden/>
          </w:rPr>
          <w:fldChar w:fldCharType="begin"/>
        </w:r>
        <w:r>
          <w:rPr>
            <w:noProof/>
            <w:webHidden/>
          </w:rPr>
          <w:instrText xml:space="preserve"> PAGEREF _Toc219216643 \h </w:instrText>
        </w:r>
        <w:r>
          <w:rPr>
            <w:noProof/>
            <w:webHidden/>
          </w:rPr>
        </w:r>
        <w:r>
          <w:rPr>
            <w:noProof/>
            <w:webHidden/>
          </w:rPr>
          <w:fldChar w:fldCharType="separate"/>
        </w:r>
        <w:r>
          <w:rPr>
            <w:noProof/>
            <w:webHidden/>
          </w:rPr>
          <w:t>5</w:t>
        </w:r>
        <w:r>
          <w:rPr>
            <w:noProof/>
            <w:webHidden/>
          </w:rPr>
          <w:fldChar w:fldCharType="end"/>
        </w:r>
      </w:hyperlink>
    </w:p>
    <w:p w14:paraId="0D560A90" w14:textId="03AD3D09" w:rsidR="00F86F6F" w:rsidRDefault="00F86F6F">
      <w:pPr>
        <w:pStyle w:val="TM2"/>
        <w:tabs>
          <w:tab w:val="left" w:pos="660"/>
          <w:tab w:val="right" w:leader="dot" w:pos="9062"/>
        </w:tabs>
        <w:rPr>
          <w:b w:val="0"/>
          <w:bCs w:val="0"/>
          <w:noProof/>
          <w:sz w:val="24"/>
          <w:szCs w:val="24"/>
          <w:lang w:val="fr-CA" w:eastAsia="fr-CA"/>
        </w:rPr>
      </w:pPr>
      <w:hyperlink w:anchor="_Toc219216644" w:history="1">
        <w:r w:rsidRPr="00B84137">
          <w:rPr>
            <w:rStyle w:val="Lienhypertexte"/>
            <w:noProof/>
          </w:rPr>
          <w:t>2.1</w:t>
        </w:r>
        <w:r>
          <w:rPr>
            <w:b w:val="0"/>
            <w:bCs w:val="0"/>
            <w:noProof/>
            <w:sz w:val="24"/>
            <w:szCs w:val="24"/>
            <w:lang w:val="fr-CA" w:eastAsia="fr-CA"/>
          </w:rPr>
          <w:tab/>
        </w:r>
        <w:r w:rsidRPr="00B84137">
          <w:rPr>
            <w:rStyle w:val="Lienhypertexte"/>
            <w:noProof/>
          </w:rPr>
          <w:t>Recrutement de l’équipe d’évaluation</w:t>
        </w:r>
        <w:r>
          <w:rPr>
            <w:noProof/>
            <w:webHidden/>
          </w:rPr>
          <w:tab/>
        </w:r>
        <w:r>
          <w:rPr>
            <w:noProof/>
            <w:webHidden/>
          </w:rPr>
          <w:fldChar w:fldCharType="begin"/>
        </w:r>
        <w:r>
          <w:rPr>
            <w:noProof/>
            <w:webHidden/>
          </w:rPr>
          <w:instrText xml:space="preserve"> PAGEREF _Toc219216644 \h </w:instrText>
        </w:r>
        <w:r>
          <w:rPr>
            <w:noProof/>
            <w:webHidden/>
          </w:rPr>
        </w:r>
        <w:r>
          <w:rPr>
            <w:noProof/>
            <w:webHidden/>
          </w:rPr>
          <w:fldChar w:fldCharType="separate"/>
        </w:r>
        <w:r>
          <w:rPr>
            <w:noProof/>
            <w:webHidden/>
          </w:rPr>
          <w:t>5</w:t>
        </w:r>
        <w:r>
          <w:rPr>
            <w:noProof/>
            <w:webHidden/>
          </w:rPr>
          <w:fldChar w:fldCharType="end"/>
        </w:r>
      </w:hyperlink>
    </w:p>
    <w:p w14:paraId="38DFDD20" w14:textId="53C5D347" w:rsidR="00F86F6F" w:rsidRDefault="00F86F6F">
      <w:pPr>
        <w:pStyle w:val="TM2"/>
        <w:tabs>
          <w:tab w:val="left" w:pos="660"/>
          <w:tab w:val="right" w:leader="dot" w:pos="9062"/>
        </w:tabs>
        <w:rPr>
          <w:b w:val="0"/>
          <w:bCs w:val="0"/>
          <w:noProof/>
          <w:sz w:val="24"/>
          <w:szCs w:val="24"/>
          <w:lang w:val="fr-CA" w:eastAsia="fr-CA"/>
        </w:rPr>
      </w:pPr>
      <w:hyperlink w:anchor="_Toc219216645" w:history="1">
        <w:r w:rsidRPr="00B84137">
          <w:rPr>
            <w:rStyle w:val="Lienhypertexte"/>
            <w:noProof/>
          </w:rPr>
          <w:t>2.2</w:t>
        </w:r>
        <w:r>
          <w:rPr>
            <w:b w:val="0"/>
            <w:bCs w:val="0"/>
            <w:noProof/>
            <w:sz w:val="24"/>
            <w:szCs w:val="24"/>
            <w:lang w:val="fr-CA" w:eastAsia="fr-CA"/>
          </w:rPr>
          <w:tab/>
        </w:r>
        <w:r w:rsidRPr="00B84137">
          <w:rPr>
            <w:rStyle w:val="Lienhypertexte"/>
            <w:noProof/>
          </w:rPr>
          <w:t>Séance de cadrage de la mission</w:t>
        </w:r>
        <w:r>
          <w:rPr>
            <w:noProof/>
            <w:webHidden/>
          </w:rPr>
          <w:tab/>
        </w:r>
        <w:r>
          <w:rPr>
            <w:noProof/>
            <w:webHidden/>
          </w:rPr>
          <w:fldChar w:fldCharType="begin"/>
        </w:r>
        <w:r>
          <w:rPr>
            <w:noProof/>
            <w:webHidden/>
          </w:rPr>
          <w:instrText xml:space="preserve"> PAGEREF _Toc219216645 \h </w:instrText>
        </w:r>
        <w:r>
          <w:rPr>
            <w:noProof/>
            <w:webHidden/>
          </w:rPr>
        </w:r>
        <w:r>
          <w:rPr>
            <w:noProof/>
            <w:webHidden/>
          </w:rPr>
          <w:fldChar w:fldCharType="separate"/>
        </w:r>
        <w:r>
          <w:rPr>
            <w:noProof/>
            <w:webHidden/>
          </w:rPr>
          <w:t>6</w:t>
        </w:r>
        <w:r>
          <w:rPr>
            <w:noProof/>
            <w:webHidden/>
          </w:rPr>
          <w:fldChar w:fldCharType="end"/>
        </w:r>
      </w:hyperlink>
    </w:p>
    <w:p w14:paraId="7F32F1E8" w14:textId="31C21097" w:rsidR="00F86F6F" w:rsidRDefault="00F86F6F">
      <w:pPr>
        <w:pStyle w:val="TM2"/>
        <w:tabs>
          <w:tab w:val="left" w:pos="660"/>
          <w:tab w:val="right" w:leader="dot" w:pos="9062"/>
        </w:tabs>
        <w:rPr>
          <w:b w:val="0"/>
          <w:bCs w:val="0"/>
          <w:noProof/>
          <w:sz w:val="24"/>
          <w:szCs w:val="24"/>
          <w:lang w:val="fr-CA" w:eastAsia="fr-CA"/>
        </w:rPr>
      </w:pPr>
      <w:hyperlink w:anchor="_Toc219216646" w:history="1">
        <w:r w:rsidRPr="00B84137">
          <w:rPr>
            <w:rStyle w:val="Lienhypertexte"/>
            <w:noProof/>
          </w:rPr>
          <w:t>2.3</w:t>
        </w:r>
        <w:r>
          <w:rPr>
            <w:b w:val="0"/>
            <w:bCs w:val="0"/>
            <w:noProof/>
            <w:sz w:val="24"/>
            <w:szCs w:val="24"/>
            <w:lang w:val="fr-CA" w:eastAsia="fr-CA"/>
          </w:rPr>
          <w:tab/>
        </w:r>
        <w:r w:rsidRPr="00B84137">
          <w:rPr>
            <w:rStyle w:val="Lienhypertexte"/>
            <w:noProof/>
          </w:rPr>
          <w:t>Élaboration du référentiel d'évaluation ou rapport de démarrage composé : de la théorie de changement, de la matrice d'évaluation, des outils de collecte de données par l'équipe d'évaluation.</w:t>
        </w:r>
        <w:r>
          <w:rPr>
            <w:noProof/>
            <w:webHidden/>
          </w:rPr>
          <w:tab/>
        </w:r>
        <w:r>
          <w:rPr>
            <w:noProof/>
            <w:webHidden/>
          </w:rPr>
          <w:fldChar w:fldCharType="begin"/>
        </w:r>
        <w:r>
          <w:rPr>
            <w:noProof/>
            <w:webHidden/>
          </w:rPr>
          <w:instrText xml:space="preserve"> PAGEREF _Toc219216646 \h </w:instrText>
        </w:r>
        <w:r>
          <w:rPr>
            <w:noProof/>
            <w:webHidden/>
          </w:rPr>
        </w:r>
        <w:r>
          <w:rPr>
            <w:noProof/>
            <w:webHidden/>
          </w:rPr>
          <w:fldChar w:fldCharType="separate"/>
        </w:r>
        <w:r>
          <w:rPr>
            <w:noProof/>
            <w:webHidden/>
          </w:rPr>
          <w:t>6</w:t>
        </w:r>
        <w:r>
          <w:rPr>
            <w:noProof/>
            <w:webHidden/>
          </w:rPr>
          <w:fldChar w:fldCharType="end"/>
        </w:r>
      </w:hyperlink>
    </w:p>
    <w:p w14:paraId="607756F4" w14:textId="01192E91" w:rsidR="00F86F6F" w:rsidRDefault="00F86F6F">
      <w:pPr>
        <w:pStyle w:val="TM2"/>
        <w:tabs>
          <w:tab w:val="left" w:pos="660"/>
          <w:tab w:val="right" w:leader="dot" w:pos="9062"/>
        </w:tabs>
        <w:rPr>
          <w:b w:val="0"/>
          <w:bCs w:val="0"/>
          <w:noProof/>
          <w:sz w:val="24"/>
          <w:szCs w:val="24"/>
          <w:lang w:val="fr-CA" w:eastAsia="fr-CA"/>
        </w:rPr>
      </w:pPr>
      <w:hyperlink w:anchor="_Toc219216647" w:history="1">
        <w:r w:rsidRPr="00B84137">
          <w:rPr>
            <w:rStyle w:val="Lienhypertexte"/>
            <w:noProof/>
          </w:rPr>
          <w:t>2.4</w:t>
        </w:r>
        <w:r>
          <w:rPr>
            <w:b w:val="0"/>
            <w:bCs w:val="0"/>
            <w:noProof/>
            <w:sz w:val="24"/>
            <w:szCs w:val="24"/>
            <w:lang w:val="fr-CA" w:eastAsia="fr-CA"/>
          </w:rPr>
          <w:tab/>
        </w:r>
        <w:r w:rsidRPr="00B84137">
          <w:rPr>
            <w:rStyle w:val="Lienhypertexte"/>
            <w:noProof/>
          </w:rPr>
          <w:t>La validation du référentiel d'évaluation par le comité de pilotage</w:t>
        </w:r>
        <w:r>
          <w:rPr>
            <w:noProof/>
            <w:webHidden/>
          </w:rPr>
          <w:tab/>
        </w:r>
        <w:r>
          <w:rPr>
            <w:noProof/>
            <w:webHidden/>
          </w:rPr>
          <w:fldChar w:fldCharType="begin"/>
        </w:r>
        <w:r>
          <w:rPr>
            <w:noProof/>
            <w:webHidden/>
          </w:rPr>
          <w:instrText xml:space="preserve"> PAGEREF _Toc219216647 \h </w:instrText>
        </w:r>
        <w:r>
          <w:rPr>
            <w:noProof/>
            <w:webHidden/>
          </w:rPr>
        </w:r>
        <w:r>
          <w:rPr>
            <w:noProof/>
            <w:webHidden/>
          </w:rPr>
          <w:fldChar w:fldCharType="separate"/>
        </w:r>
        <w:r>
          <w:rPr>
            <w:noProof/>
            <w:webHidden/>
          </w:rPr>
          <w:t>6</w:t>
        </w:r>
        <w:r>
          <w:rPr>
            <w:noProof/>
            <w:webHidden/>
          </w:rPr>
          <w:fldChar w:fldCharType="end"/>
        </w:r>
      </w:hyperlink>
    </w:p>
    <w:p w14:paraId="5D4FAA47" w14:textId="57844AC6" w:rsidR="00F86F6F" w:rsidRDefault="00F86F6F">
      <w:pPr>
        <w:pStyle w:val="TM2"/>
        <w:tabs>
          <w:tab w:val="left" w:pos="660"/>
          <w:tab w:val="right" w:leader="dot" w:pos="9062"/>
        </w:tabs>
        <w:rPr>
          <w:b w:val="0"/>
          <w:bCs w:val="0"/>
          <w:noProof/>
          <w:sz w:val="24"/>
          <w:szCs w:val="24"/>
          <w:lang w:val="fr-CA" w:eastAsia="fr-CA"/>
        </w:rPr>
      </w:pPr>
      <w:hyperlink w:anchor="_Toc219216648" w:history="1">
        <w:r w:rsidRPr="00B84137">
          <w:rPr>
            <w:rStyle w:val="Lienhypertexte"/>
            <w:noProof/>
          </w:rPr>
          <w:t>2.5</w:t>
        </w:r>
        <w:r>
          <w:rPr>
            <w:b w:val="0"/>
            <w:bCs w:val="0"/>
            <w:noProof/>
            <w:sz w:val="24"/>
            <w:szCs w:val="24"/>
            <w:lang w:val="fr-CA" w:eastAsia="fr-CA"/>
          </w:rPr>
          <w:tab/>
        </w:r>
        <w:r w:rsidRPr="00B84137">
          <w:rPr>
            <w:rStyle w:val="Lienhypertexte"/>
            <w:noProof/>
          </w:rPr>
          <w:t>La collecte des données par l'équipe d'évaluation</w:t>
        </w:r>
        <w:r>
          <w:rPr>
            <w:noProof/>
            <w:webHidden/>
          </w:rPr>
          <w:tab/>
        </w:r>
        <w:r>
          <w:rPr>
            <w:noProof/>
            <w:webHidden/>
          </w:rPr>
          <w:fldChar w:fldCharType="begin"/>
        </w:r>
        <w:r>
          <w:rPr>
            <w:noProof/>
            <w:webHidden/>
          </w:rPr>
          <w:instrText xml:space="preserve"> PAGEREF _Toc219216648 \h </w:instrText>
        </w:r>
        <w:r>
          <w:rPr>
            <w:noProof/>
            <w:webHidden/>
          </w:rPr>
        </w:r>
        <w:r>
          <w:rPr>
            <w:noProof/>
            <w:webHidden/>
          </w:rPr>
          <w:fldChar w:fldCharType="separate"/>
        </w:r>
        <w:r>
          <w:rPr>
            <w:noProof/>
            <w:webHidden/>
          </w:rPr>
          <w:t>6</w:t>
        </w:r>
        <w:r>
          <w:rPr>
            <w:noProof/>
            <w:webHidden/>
          </w:rPr>
          <w:fldChar w:fldCharType="end"/>
        </w:r>
      </w:hyperlink>
    </w:p>
    <w:p w14:paraId="54444540" w14:textId="6105E04C" w:rsidR="00F86F6F" w:rsidRDefault="00F86F6F">
      <w:pPr>
        <w:pStyle w:val="TM2"/>
        <w:tabs>
          <w:tab w:val="left" w:pos="660"/>
          <w:tab w:val="right" w:leader="dot" w:pos="9062"/>
        </w:tabs>
        <w:rPr>
          <w:b w:val="0"/>
          <w:bCs w:val="0"/>
          <w:noProof/>
          <w:sz w:val="24"/>
          <w:szCs w:val="24"/>
          <w:lang w:val="fr-CA" w:eastAsia="fr-CA"/>
        </w:rPr>
      </w:pPr>
      <w:hyperlink w:anchor="_Toc219216649" w:history="1">
        <w:r w:rsidRPr="00B84137">
          <w:rPr>
            <w:rStyle w:val="Lienhypertexte"/>
            <w:noProof/>
          </w:rPr>
          <w:t>2.6</w:t>
        </w:r>
        <w:r>
          <w:rPr>
            <w:b w:val="0"/>
            <w:bCs w:val="0"/>
            <w:noProof/>
            <w:sz w:val="24"/>
            <w:szCs w:val="24"/>
            <w:lang w:val="fr-CA" w:eastAsia="fr-CA"/>
          </w:rPr>
          <w:tab/>
        </w:r>
        <w:r w:rsidRPr="00B84137">
          <w:rPr>
            <w:rStyle w:val="Lienhypertexte"/>
            <w:noProof/>
          </w:rPr>
          <w:t>L’élaboration du rapport provisoire par l'équipe d'évaluation et sa validation par l'instance d'évaluation</w:t>
        </w:r>
        <w:r>
          <w:rPr>
            <w:noProof/>
            <w:webHidden/>
          </w:rPr>
          <w:tab/>
        </w:r>
        <w:r>
          <w:rPr>
            <w:noProof/>
            <w:webHidden/>
          </w:rPr>
          <w:fldChar w:fldCharType="begin"/>
        </w:r>
        <w:r>
          <w:rPr>
            <w:noProof/>
            <w:webHidden/>
          </w:rPr>
          <w:instrText xml:space="preserve"> PAGEREF _Toc219216649 \h </w:instrText>
        </w:r>
        <w:r>
          <w:rPr>
            <w:noProof/>
            <w:webHidden/>
          </w:rPr>
        </w:r>
        <w:r>
          <w:rPr>
            <w:noProof/>
            <w:webHidden/>
          </w:rPr>
          <w:fldChar w:fldCharType="separate"/>
        </w:r>
        <w:r>
          <w:rPr>
            <w:noProof/>
            <w:webHidden/>
          </w:rPr>
          <w:t>6</w:t>
        </w:r>
        <w:r>
          <w:rPr>
            <w:noProof/>
            <w:webHidden/>
          </w:rPr>
          <w:fldChar w:fldCharType="end"/>
        </w:r>
      </w:hyperlink>
    </w:p>
    <w:p w14:paraId="5A2191D3" w14:textId="3221DD7E" w:rsidR="00F86F6F" w:rsidRDefault="00F86F6F">
      <w:pPr>
        <w:pStyle w:val="TM2"/>
        <w:tabs>
          <w:tab w:val="left" w:pos="660"/>
          <w:tab w:val="right" w:leader="dot" w:pos="9062"/>
        </w:tabs>
        <w:rPr>
          <w:b w:val="0"/>
          <w:bCs w:val="0"/>
          <w:noProof/>
          <w:sz w:val="24"/>
          <w:szCs w:val="24"/>
          <w:lang w:val="fr-CA" w:eastAsia="fr-CA"/>
        </w:rPr>
      </w:pPr>
      <w:hyperlink w:anchor="_Toc219216650" w:history="1">
        <w:r w:rsidRPr="00B84137">
          <w:rPr>
            <w:rStyle w:val="Lienhypertexte"/>
            <w:noProof/>
          </w:rPr>
          <w:t>2.7</w:t>
        </w:r>
        <w:r>
          <w:rPr>
            <w:b w:val="0"/>
            <w:bCs w:val="0"/>
            <w:noProof/>
            <w:sz w:val="24"/>
            <w:szCs w:val="24"/>
            <w:lang w:val="fr-CA" w:eastAsia="fr-CA"/>
          </w:rPr>
          <w:tab/>
        </w:r>
        <w:r w:rsidRPr="00B84137">
          <w:rPr>
            <w:rStyle w:val="Lienhypertexte"/>
            <w:noProof/>
          </w:rPr>
          <w:t>La prise en compte des observations du comité de pilotage pour l'enrichissement du rapport</w:t>
        </w:r>
        <w:r>
          <w:rPr>
            <w:noProof/>
            <w:webHidden/>
          </w:rPr>
          <w:tab/>
        </w:r>
        <w:r>
          <w:rPr>
            <w:noProof/>
            <w:webHidden/>
          </w:rPr>
          <w:fldChar w:fldCharType="begin"/>
        </w:r>
        <w:r>
          <w:rPr>
            <w:noProof/>
            <w:webHidden/>
          </w:rPr>
          <w:instrText xml:space="preserve"> PAGEREF _Toc219216650 \h </w:instrText>
        </w:r>
        <w:r>
          <w:rPr>
            <w:noProof/>
            <w:webHidden/>
          </w:rPr>
        </w:r>
        <w:r>
          <w:rPr>
            <w:noProof/>
            <w:webHidden/>
          </w:rPr>
          <w:fldChar w:fldCharType="separate"/>
        </w:r>
        <w:r>
          <w:rPr>
            <w:noProof/>
            <w:webHidden/>
          </w:rPr>
          <w:t>6</w:t>
        </w:r>
        <w:r>
          <w:rPr>
            <w:noProof/>
            <w:webHidden/>
          </w:rPr>
          <w:fldChar w:fldCharType="end"/>
        </w:r>
      </w:hyperlink>
    </w:p>
    <w:p w14:paraId="54E422DE" w14:textId="66E59DFA" w:rsidR="00F86F6F" w:rsidRDefault="00F86F6F">
      <w:pPr>
        <w:pStyle w:val="TM2"/>
        <w:tabs>
          <w:tab w:val="left" w:pos="660"/>
          <w:tab w:val="right" w:leader="dot" w:pos="9062"/>
        </w:tabs>
        <w:rPr>
          <w:b w:val="0"/>
          <w:bCs w:val="0"/>
          <w:noProof/>
          <w:sz w:val="24"/>
          <w:szCs w:val="24"/>
          <w:lang w:val="fr-CA" w:eastAsia="fr-CA"/>
        </w:rPr>
      </w:pPr>
      <w:hyperlink w:anchor="_Toc219216651" w:history="1">
        <w:r w:rsidRPr="00B84137">
          <w:rPr>
            <w:rStyle w:val="Lienhypertexte"/>
            <w:noProof/>
          </w:rPr>
          <w:t>2.8</w:t>
        </w:r>
        <w:r>
          <w:rPr>
            <w:b w:val="0"/>
            <w:bCs w:val="0"/>
            <w:noProof/>
            <w:sz w:val="24"/>
            <w:szCs w:val="24"/>
            <w:lang w:val="fr-CA" w:eastAsia="fr-CA"/>
          </w:rPr>
          <w:tab/>
        </w:r>
        <w:r w:rsidRPr="00B84137">
          <w:rPr>
            <w:rStyle w:val="Lienhypertexte"/>
            <w:noProof/>
          </w:rPr>
          <w:t>La validation du rapport final.</w:t>
        </w:r>
        <w:r>
          <w:rPr>
            <w:noProof/>
            <w:webHidden/>
          </w:rPr>
          <w:tab/>
        </w:r>
        <w:r>
          <w:rPr>
            <w:noProof/>
            <w:webHidden/>
          </w:rPr>
          <w:fldChar w:fldCharType="begin"/>
        </w:r>
        <w:r>
          <w:rPr>
            <w:noProof/>
            <w:webHidden/>
          </w:rPr>
          <w:instrText xml:space="preserve"> PAGEREF _Toc219216651 \h </w:instrText>
        </w:r>
        <w:r>
          <w:rPr>
            <w:noProof/>
            <w:webHidden/>
          </w:rPr>
        </w:r>
        <w:r>
          <w:rPr>
            <w:noProof/>
            <w:webHidden/>
          </w:rPr>
          <w:fldChar w:fldCharType="separate"/>
        </w:r>
        <w:r>
          <w:rPr>
            <w:noProof/>
            <w:webHidden/>
          </w:rPr>
          <w:t>7</w:t>
        </w:r>
        <w:r>
          <w:rPr>
            <w:noProof/>
            <w:webHidden/>
          </w:rPr>
          <w:fldChar w:fldCharType="end"/>
        </w:r>
      </w:hyperlink>
    </w:p>
    <w:p w14:paraId="4F1A88F9" w14:textId="6BC29D69" w:rsidR="00F86F6F" w:rsidRDefault="00F86F6F">
      <w:pPr>
        <w:pStyle w:val="TM1"/>
        <w:rPr>
          <w:rFonts w:asciiTheme="minorHAnsi" w:hAnsiTheme="minorHAnsi"/>
          <w:b w:val="0"/>
          <w:bCs w:val="0"/>
          <w:caps w:val="0"/>
          <w:noProof/>
          <w:lang w:val="fr-CA" w:eastAsia="fr-CA"/>
        </w:rPr>
      </w:pPr>
      <w:hyperlink w:anchor="_Toc219216652" w:history="1">
        <w:r w:rsidRPr="00B84137">
          <w:rPr>
            <w:rStyle w:val="Lienhypertexte"/>
            <w:noProof/>
          </w:rPr>
          <w:t>3</w:t>
        </w:r>
        <w:r>
          <w:rPr>
            <w:rFonts w:asciiTheme="minorHAnsi" w:hAnsiTheme="minorHAnsi"/>
            <w:b w:val="0"/>
            <w:bCs w:val="0"/>
            <w:caps w:val="0"/>
            <w:noProof/>
            <w:lang w:val="fr-CA" w:eastAsia="fr-CA"/>
          </w:rPr>
          <w:tab/>
        </w:r>
        <w:r w:rsidRPr="00B84137">
          <w:rPr>
            <w:rStyle w:val="Lienhypertexte"/>
            <w:noProof/>
          </w:rPr>
          <w:t>PORTEE DE L’EVALUATION</w:t>
        </w:r>
        <w:r>
          <w:rPr>
            <w:noProof/>
            <w:webHidden/>
          </w:rPr>
          <w:tab/>
        </w:r>
        <w:r>
          <w:rPr>
            <w:noProof/>
            <w:webHidden/>
          </w:rPr>
          <w:fldChar w:fldCharType="begin"/>
        </w:r>
        <w:r>
          <w:rPr>
            <w:noProof/>
            <w:webHidden/>
          </w:rPr>
          <w:instrText xml:space="preserve"> PAGEREF _Toc219216652 \h </w:instrText>
        </w:r>
        <w:r>
          <w:rPr>
            <w:noProof/>
            <w:webHidden/>
          </w:rPr>
        </w:r>
        <w:r>
          <w:rPr>
            <w:noProof/>
            <w:webHidden/>
          </w:rPr>
          <w:fldChar w:fldCharType="separate"/>
        </w:r>
        <w:r>
          <w:rPr>
            <w:noProof/>
            <w:webHidden/>
          </w:rPr>
          <w:t>7</w:t>
        </w:r>
        <w:r>
          <w:rPr>
            <w:noProof/>
            <w:webHidden/>
          </w:rPr>
          <w:fldChar w:fldCharType="end"/>
        </w:r>
      </w:hyperlink>
    </w:p>
    <w:p w14:paraId="480588A1" w14:textId="22E6F326" w:rsidR="00F86F6F" w:rsidRDefault="00F86F6F">
      <w:pPr>
        <w:pStyle w:val="TM1"/>
        <w:rPr>
          <w:rFonts w:asciiTheme="minorHAnsi" w:hAnsiTheme="minorHAnsi"/>
          <w:b w:val="0"/>
          <w:bCs w:val="0"/>
          <w:caps w:val="0"/>
          <w:noProof/>
          <w:lang w:val="fr-CA" w:eastAsia="fr-CA"/>
        </w:rPr>
      </w:pPr>
      <w:hyperlink w:anchor="_Toc219216653" w:history="1">
        <w:r w:rsidRPr="00B84137">
          <w:rPr>
            <w:rStyle w:val="Lienhypertexte"/>
            <w:noProof/>
          </w:rPr>
          <w:t>4</w:t>
        </w:r>
        <w:r>
          <w:rPr>
            <w:rFonts w:asciiTheme="minorHAnsi" w:hAnsiTheme="minorHAnsi"/>
            <w:b w:val="0"/>
            <w:bCs w:val="0"/>
            <w:caps w:val="0"/>
            <w:noProof/>
            <w:lang w:val="fr-CA" w:eastAsia="fr-CA"/>
          </w:rPr>
          <w:tab/>
        </w:r>
        <w:r w:rsidRPr="00B84137">
          <w:rPr>
            <w:rStyle w:val="Lienhypertexte"/>
            <w:noProof/>
          </w:rPr>
          <w:t>PRESENTATION DU PSIE</w:t>
        </w:r>
        <w:r>
          <w:rPr>
            <w:noProof/>
            <w:webHidden/>
          </w:rPr>
          <w:tab/>
        </w:r>
        <w:r>
          <w:rPr>
            <w:noProof/>
            <w:webHidden/>
          </w:rPr>
          <w:fldChar w:fldCharType="begin"/>
        </w:r>
        <w:r>
          <w:rPr>
            <w:noProof/>
            <w:webHidden/>
          </w:rPr>
          <w:instrText xml:space="preserve"> PAGEREF _Toc219216653 \h </w:instrText>
        </w:r>
        <w:r>
          <w:rPr>
            <w:noProof/>
            <w:webHidden/>
          </w:rPr>
        </w:r>
        <w:r>
          <w:rPr>
            <w:noProof/>
            <w:webHidden/>
          </w:rPr>
          <w:fldChar w:fldCharType="separate"/>
        </w:r>
        <w:r>
          <w:rPr>
            <w:noProof/>
            <w:webHidden/>
          </w:rPr>
          <w:t>7</w:t>
        </w:r>
        <w:r>
          <w:rPr>
            <w:noProof/>
            <w:webHidden/>
          </w:rPr>
          <w:fldChar w:fldCharType="end"/>
        </w:r>
      </w:hyperlink>
    </w:p>
    <w:p w14:paraId="17576FF8" w14:textId="66EC795D" w:rsidR="00F86F6F" w:rsidRDefault="00F86F6F">
      <w:pPr>
        <w:pStyle w:val="TM2"/>
        <w:tabs>
          <w:tab w:val="left" w:pos="660"/>
          <w:tab w:val="right" w:leader="dot" w:pos="9062"/>
        </w:tabs>
        <w:rPr>
          <w:b w:val="0"/>
          <w:bCs w:val="0"/>
          <w:noProof/>
          <w:sz w:val="24"/>
          <w:szCs w:val="24"/>
          <w:lang w:val="fr-CA" w:eastAsia="fr-CA"/>
        </w:rPr>
      </w:pPr>
      <w:hyperlink w:anchor="_Toc219216654" w:history="1">
        <w:r w:rsidRPr="00B84137">
          <w:rPr>
            <w:rStyle w:val="Lienhypertexte"/>
            <w:noProof/>
          </w:rPr>
          <w:t>4.1</w:t>
        </w:r>
        <w:r>
          <w:rPr>
            <w:b w:val="0"/>
            <w:bCs w:val="0"/>
            <w:noProof/>
            <w:sz w:val="24"/>
            <w:szCs w:val="24"/>
            <w:lang w:val="fr-CA" w:eastAsia="fr-CA"/>
          </w:rPr>
          <w:tab/>
        </w:r>
        <w:r w:rsidRPr="00B84137">
          <w:rPr>
            <w:rStyle w:val="Lienhypertexte"/>
            <w:noProof/>
          </w:rPr>
          <w:t>Objectifs et résultats attendus du PSIE</w:t>
        </w:r>
        <w:r>
          <w:rPr>
            <w:noProof/>
            <w:webHidden/>
          </w:rPr>
          <w:tab/>
        </w:r>
        <w:r>
          <w:rPr>
            <w:noProof/>
            <w:webHidden/>
          </w:rPr>
          <w:fldChar w:fldCharType="begin"/>
        </w:r>
        <w:r>
          <w:rPr>
            <w:noProof/>
            <w:webHidden/>
          </w:rPr>
          <w:instrText xml:space="preserve"> PAGEREF _Toc219216654 \h </w:instrText>
        </w:r>
        <w:r>
          <w:rPr>
            <w:noProof/>
            <w:webHidden/>
          </w:rPr>
        </w:r>
        <w:r>
          <w:rPr>
            <w:noProof/>
            <w:webHidden/>
          </w:rPr>
          <w:fldChar w:fldCharType="separate"/>
        </w:r>
        <w:r>
          <w:rPr>
            <w:noProof/>
            <w:webHidden/>
          </w:rPr>
          <w:t>8</w:t>
        </w:r>
        <w:r>
          <w:rPr>
            <w:noProof/>
            <w:webHidden/>
          </w:rPr>
          <w:fldChar w:fldCharType="end"/>
        </w:r>
      </w:hyperlink>
    </w:p>
    <w:p w14:paraId="106F2AA7" w14:textId="1A4E2AF2" w:rsidR="00F86F6F" w:rsidRDefault="00F86F6F">
      <w:pPr>
        <w:pStyle w:val="TM2"/>
        <w:tabs>
          <w:tab w:val="left" w:pos="660"/>
          <w:tab w:val="right" w:leader="dot" w:pos="9062"/>
        </w:tabs>
        <w:rPr>
          <w:b w:val="0"/>
          <w:bCs w:val="0"/>
          <w:noProof/>
          <w:sz w:val="24"/>
          <w:szCs w:val="24"/>
          <w:lang w:val="fr-CA" w:eastAsia="fr-CA"/>
        </w:rPr>
      </w:pPr>
      <w:hyperlink w:anchor="_Toc219216655" w:history="1">
        <w:r w:rsidRPr="00B84137">
          <w:rPr>
            <w:rStyle w:val="Lienhypertexte"/>
            <w:noProof/>
          </w:rPr>
          <w:t>4.2</w:t>
        </w:r>
        <w:r>
          <w:rPr>
            <w:b w:val="0"/>
            <w:bCs w:val="0"/>
            <w:noProof/>
            <w:sz w:val="24"/>
            <w:szCs w:val="24"/>
            <w:lang w:val="fr-CA" w:eastAsia="fr-CA"/>
          </w:rPr>
          <w:tab/>
        </w:r>
        <w:r w:rsidRPr="00B84137">
          <w:rPr>
            <w:rStyle w:val="Lienhypertexte"/>
            <w:noProof/>
          </w:rPr>
          <w:t>Portée, enjeux et effets attendus du PSIE</w:t>
        </w:r>
        <w:r>
          <w:rPr>
            <w:noProof/>
            <w:webHidden/>
          </w:rPr>
          <w:tab/>
        </w:r>
        <w:r>
          <w:rPr>
            <w:noProof/>
            <w:webHidden/>
          </w:rPr>
          <w:fldChar w:fldCharType="begin"/>
        </w:r>
        <w:r>
          <w:rPr>
            <w:noProof/>
            <w:webHidden/>
          </w:rPr>
          <w:instrText xml:space="preserve"> PAGEREF _Toc219216655 \h </w:instrText>
        </w:r>
        <w:r>
          <w:rPr>
            <w:noProof/>
            <w:webHidden/>
          </w:rPr>
        </w:r>
        <w:r>
          <w:rPr>
            <w:noProof/>
            <w:webHidden/>
          </w:rPr>
          <w:fldChar w:fldCharType="separate"/>
        </w:r>
        <w:r>
          <w:rPr>
            <w:noProof/>
            <w:webHidden/>
          </w:rPr>
          <w:t>9</w:t>
        </w:r>
        <w:r>
          <w:rPr>
            <w:noProof/>
            <w:webHidden/>
          </w:rPr>
          <w:fldChar w:fldCharType="end"/>
        </w:r>
      </w:hyperlink>
    </w:p>
    <w:p w14:paraId="13C40CEE" w14:textId="74A28F78" w:rsidR="00F86F6F" w:rsidRDefault="00F86F6F">
      <w:pPr>
        <w:pStyle w:val="TM2"/>
        <w:tabs>
          <w:tab w:val="left" w:pos="660"/>
          <w:tab w:val="right" w:leader="dot" w:pos="9062"/>
        </w:tabs>
        <w:rPr>
          <w:b w:val="0"/>
          <w:bCs w:val="0"/>
          <w:noProof/>
          <w:sz w:val="24"/>
          <w:szCs w:val="24"/>
          <w:lang w:val="fr-CA" w:eastAsia="fr-CA"/>
        </w:rPr>
      </w:pPr>
      <w:hyperlink w:anchor="_Toc219216656" w:history="1">
        <w:r w:rsidRPr="00B84137">
          <w:rPr>
            <w:rStyle w:val="Lienhypertexte"/>
            <w:noProof/>
          </w:rPr>
          <w:t>4.3</w:t>
        </w:r>
        <w:r>
          <w:rPr>
            <w:b w:val="0"/>
            <w:bCs w:val="0"/>
            <w:noProof/>
            <w:sz w:val="24"/>
            <w:szCs w:val="24"/>
            <w:lang w:val="fr-CA" w:eastAsia="fr-CA"/>
          </w:rPr>
          <w:tab/>
        </w:r>
        <w:r w:rsidRPr="00B84137">
          <w:rPr>
            <w:rStyle w:val="Lienhypertexte"/>
            <w:noProof/>
          </w:rPr>
          <w:t>Théorie de changement reconstruite du PSIE</w:t>
        </w:r>
        <w:r>
          <w:rPr>
            <w:noProof/>
            <w:webHidden/>
          </w:rPr>
          <w:tab/>
        </w:r>
        <w:r>
          <w:rPr>
            <w:noProof/>
            <w:webHidden/>
          </w:rPr>
          <w:fldChar w:fldCharType="begin"/>
        </w:r>
        <w:r>
          <w:rPr>
            <w:noProof/>
            <w:webHidden/>
          </w:rPr>
          <w:instrText xml:space="preserve"> PAGEREF _Toc219216656 \h </w:instrText>
        </w:r>
        <w:r>
          <w:rPr>
            <w:noProof/>
            <w:webHidden/>
          </w:rPr>
        </w:r>
        <w:r>
          <w:rPr>
            <w:noProof/>
            <w:webHidden/>
          </w:rPr>
          <w:fldChar w:fldCharType="separate"/>
        </w:r>
        <w:r>
          <w:rPr>
            <w:noProof/>
            <w:webHidden/>
          </w:rPr>
          <w:t>9</w:t>
        </w:r>
        <w:r>
          <w:rPr>
            <w:noProof/>
            <w:webHidden/>
          </w:rPr>
          <w:fldChar w:fldCharType="end"/>
        </w:r>
      </w:hyperlink>
    </w:p>
    <w:p w14:paraId="6330CC24" w14:textId="558DC92C" w:rsidR="00F86F6F" w:rsidRDefault="00F86F6F">
      <w:pPr>
        <w:pStyle w:val="TM2"/>
        <w:tabs>
          <w:tab w:val="left" w:pos="660"/>
          <w:tab w:val="right" w:leader="dot" w:pos="9062"/>
        </w:tabs>
        <w:rPr>
          <w:b w:val="0"/>
          <w:bCs w:val="0"/>
          <w:noProof/>
          <w:sz w:val="24"/>
          <w:szCs w:val="24"/>
          <w:lang w:val="fr-CA" w:eastAsia="fr-CA"/>
        </w:rPr>
      </w:pPr>
      <w:hyperlink w:anchor="_Toc219216657" w:history="1">
        <w:r w:rsidRPr="00B84137">
          <w:rPr>
            <w:rStyle w:val="Lienhypertexte"/>
            <w:noProof/>
          </w:rPr>
          <w:t>4.4</w:t>
        </w:r>
        <w:r>
          <w:rPr>
            <w:b w:val="0"/>
            <w:bCs w:val="0"/>
            <w:noProof/>
            <w:sz w:val="24"/>
            <w:szCs w:val="24"/>
            <w:lang w:val="fr-CA" w:eastAsia="fr-CA"/>
          </w:rPr>
          <w:tab/>
        </w:r>
        <w:r w:rsidRPr="00B84137">
          <w:rPr>
            <w:rStyle w:val="Lienhypertexte"/>
            <w:noProof/>
          </w:rPr>
          <w:t>Processus de suivi, évaluation et perspectives</w:t>
        </w:r>
        <w:r>
          <w:rPr>
            <w:noProof/>
            <w:webHidden/>
          </w:rPr>
          <w:tab/>
        </w:r>
        <w:r>
          <w:rPr>
            <w:noProof/>
            <w:webHidden/>
          </w:rPr>
          <w:fldChar w:fldCharType="begin"/>
        </w:r>
        <w:r>
          <w:rPr>
            <w:noProof/>
            <w:webHidden/>
          </w:rPr>
          <w:instrText xml:space="preserve"> PAGEREF _Toc219216657 \h </w:instrText>
        </w:r>
        <w:r>
          <w:rPr>
            <w:noProof/>
            <w:webHidden/>
          </w:rPr>
        </w:r>
        <w:r>
          <w:rPr>
            <w:noProof/>
            <w:webHidden/>
          </w:rPr>
          <w:fldChar w:fldCharType="separate"/>
        </w:r>
        <w:r>
          <w:rPr>
            <w:noProof/>
            <w:webHidden/>
          </w:rPr>
          <w:t>11</w:t>
        </w:r>
        <w:r>
          <w:rPr>
            <w:noProof/>
            <w:webHidden/>
          </w:rPr>
          <w:fldChar w:fldCharType="end"/>
        </w:r>
      </w:hyperlink>
    </w:p>
    <w:p w14:paraId="62147E6E" w14:textId="2369FD75" w:rsidR="00F86F6F" w:rsidRDefault="00F86F6F">
      <w:pPr>
        <w:pStyle w:val="TM1"/>
        <w:rPr>
          <w:rFonts w:asciiTheme="minorHAnsi" w:hAnsiTheme="minorHAnsi"/>
          <w:b w:val="0"/>
          <w:bCs w:val="0"/>
          <w:caps w:val="0"/>
          <w:noProof/>
          <w:lang w:val="fr-CA" w:eastAsia="fr-CA"/>
        </w:rPr>
      </w:pPr>
      <w:hyperlink w:anchor="_Toc219216658" w:history="1">
        <w:r w:rsidRPr="00B84137">
          <w:rPr>
            <w:rStyle w:val="Lienhypertexte"/>
            <w:noProof/>
          </w:rPr>
          <w:t>5</w:t>
        </w:r>
        <w:r>
          <w:rPr>
            <w:rFonts w:asciiTheme="minorHAnsi" w:hAnsiTheme="minorHAnsi"/>
            <w:b w:val="0"/>
            <w:bCs w:val="0"/>
            <w:caps w:val="0"/>
            <w:noProof/>
            <w:lang w:val="fr-CA" w:eastAsia="fr-CA"/>
          </w:rPr>
          <w:tab/>
        </w:r>
        <w:r w:rsidRPr="00B84137">
          <w:rPr>
            <w:rStyle w:val="Lienhypertexte"/>
            <w:noProof/>
          </w:rPr>
          <w:t>DEMARCHE METHODOLOGIQUE DE COLLECTE ET D’ANALYSE DES DONNEES</w:t>
        </w:r>
        <w:r>
          <w:rPr>
            <w:noProof/>
            <w:webHidden/>
          </w:rPr>
          <w:tab/>
        </w:r>
        <w:r>
          <w:rPr>
            <w:noProof/>
            <w:webHidden/>
          </w:rPr>
          <w:fldChar w:fldCharType="begin"/>
        </w:r>
        <w:r>
          <w:rPr>
            <w:noProof/>
            <w:webHidden/>
          </w:rPr>
          <w:instrText xml:space="preserve"> PAGEREF _Toc219216658 \h </w:instrText>
        </w:r>
        <w:r>
          <w:rPr>
            <w:noProof/>
            <w:webHidden/>
          </w:rPr>
        </w:r>
        <w:r>
          <w:rPr>
            <w:noProof/>
            <w:webHidden/>
          </w:rPr>
          <w:fldChar w:fldCharType="separate"/>
        </w:r>
        <w:r>
          <w:rPr>
            <w:noProof/>
            <w:webHidden/>
          </w:rPr>
          <w:t>11</w:t>
        </w:r>
        <w:r>
          <w:rPr>
            <w:noProof/>
            <w:webHidden/>
          </w:rPr>
          <w:fldChar w:fldCharType="end"/>
        </w:r>
      </w:hyperlink>
    </w:p>
    <w:p w14:paraId="47433DBE" w14:textId="4623BDFF" w:rsidR="00F86F6F" w:rsidRDefault="00F86F6F">
      <w:pPr>
        <w:pStyle w:val="TM2"/>
        <w:tabs>
          <w:tab w:val="left" w:pos="660"/>
          <w:tab w:val="right" w:leader="dot" w:pos="9062"/>
        </w:tabs>
        <w:rPr>
          <w:b w:val="0"/>
          <w:bCs w:val="0"/>
          <w:noProof/>
          <w:sz w:val="24"/>
          <w:szCs w:val="24"/>
          <w:lang w:val="fr-CA" w:eastAsia="fr-CA"/>
        </w:rPr>
      </w:pPr>
      <w:hyperlink w:anchor="_Toc219216659" w:history="1">
        <w:r w:rsidRPr="00B84137">
          <w:rPr>
            <w:rStyle w:val="Lienhypertexte"/>
            <w:noProof/>
          </w:rPr>
          <w:t>5.1</w:t>
        </w:r>
        <w:r>
          <w:rPr>
            <w:b w:val="0"/>
            <w:bCs w:val="0"/>
            <w:noProof/>
            <w:sz w:val="24"/>
            <w:szCs w:val="24"/>
            <w:lang w:val="fr-CA" w:eastAsia="fr-CA"/>
          </w:rPr>
          <w:tab/>
        </w:r>
        <w:r w:rsidRPr="00B84137">
          <w:rPr>
            <w:rStyle w:val="Lienhypertexte"/>
            <w:noProof/>
          </w:rPr>
          <w:t>Collecte et traitement de données</w:t>
        </w:r>
        <w:r>
          <w:rPr>
            <w:noProof/>
            <w:webHidden/>
          </w:rPr>
          <w:tab/>
        </w:r>
        <w:r>
          <w:rPr>
            <w:noProof/>
            <w:webHidden/>
          </w:rPr>
          <w:fldChar w:fldCharType="begin"/>
        </w:r>
        <w:r>
          <w:rPr>
            <w:noProof/>
            <w:webHidden/>
          </w:rPr>
          <w:instrText xml:space="preserve"> PAGEREF _Toc219216659 \h </w:instrText>
        </w:r>
        <w:r>
          <w:rPr>
            <w:noProof/>
            <w:webHidden/>
          </w:rPr>
        </w:r>
        <w:r>
          <w:rPr>
            <w:noProof/>
            <w:webHidden/>
          </w:rPr>
          <w:fldChar w:fldCharType="separate"/>
        </w:r>
        <w:r>
          <w:rPr>
            <w:noProof/>
            <w:webHidden/>
          </w:rPr>
          <w:t>11</w:t>
        </w:r>
        <w:r>
          <w:rPr>
            <w:noProof/>
            <w:webHidden/>
          </w:rPr>
          <w:fldChar w:fldCharType="end"/>
        </w:r>
      </w:hyperlink>
    </w:p>
    <w:p w14:paraId="79A47E8F" w14:textId="0AC9564B" w:rsidR="00F86F6F" w:rsidRDefault="00F86F6F">
      <w:pPr>
        <w:pStyle w:val="TM3"/>
        <w:tabs>
          <w:tab w:val="left" w:pos="1100"/>
          <w:tab w:val="right" w:leader="dot" w:pos="9062"/>
        </w:tabs>
        <w:rPr>
          <w:noProof/>
          <w:sz w:val="24"/>
          <w:szCs w:val="24"/>
          <w:lang w:val="fr-CA" w:eastAsia="fr-CA"/>
        </w:rPr>
      </w:pPr>
      <w:hyperlink w:anchor="_Toc219216660" w:history="1">
        <w:r w:rsidRPr="00B84137">
          <w:rPr>
            <w:rStyle w:val="Lienhypertexte"/>
            <w:noProof/>
          </w:rPr>
          <w:t>5.1.1</w:t>
        </w:r>
        <w:r>
          <w:rPr>
            <w:noProof/>
            <w:sz w:val="24"/>
            <w:szCs w:val="24"/>
            <w:lang w:val="fr-CA" w:eastAsia="fr-CA"/>
          </w:rPr>
          <w:tab/>
        </w:r>
        <w:r w:rsidRPr="00B84137">
          <w:rPr>
            <w:rStyle w:val="Lienhypertexte"/>
            <w:noProof/>
          </w:rPr>
          <w:t>Échantillonnage</w:t>
        </w:r>
        <w:r>
          <w:rPr>
            <w:noProof/>
            <w:webHidden/>
          </w:rPr>
          <w:tab/>
        </w:r>
        <w:r>
          <w:rPr>
            <w:noProof/>
            <w:webHidden/>
          </w:rPr>
          <w:fldChar w:fldCharType="begin"/>
        </w:r>
        <w:r>
          <w:rPr>
            <w:noProof/>
            <w:webHidden/>
          </w:rPr>
          <w:instrText xml:space="preserve"> PAGEREF _Toc219216660 \h </w:instrText>
        </w:r>
        <w:r>
          <w:rPr>
            <w:noProof/>
            <w:webHidden/>
          </w:rPr>
        </w:r>
        <w:r>
          <w:rPr>
            <w:noProof/>
            <w:webHidden/>
          </w:rPr>
          <w:fldChar w:fldCharType="separate"/>
        </w:r>
        <w:r>
          <w:rPr>
            <w:noProof/>
            <w:webHidden/>
          </w:rPr>
          <w:t>11</w:t>
        </w:r>
        <w:r>
          <w:rPr>
            <w:noProof/>
            <w:webHidden/>
          </w:rPr>
          <w:fldChar w:fldCharType="end"/>
        </w:r>
      </w:hyperlink>
    </w:p>
    <w:p w14:paraId="36981A4D" w14:textId="49C201B6" w:rsidR="00F86F6F" w:rsidRDefault="00F86F6F">
      <w:pPr>
        <w:pStyle w:val="TM3"/>
        <w:tabs>
          <w:tab w:val="left" w:pos="1100"/>
          <w:tab w:val="right" w:leader="dot" w:pos="9062"/>
        </w:tabs>
        <w:rPr>
          <w:noProof/>
          <w:sz w:val="24"/>
          <w:szCs w:val="24"/>
          <w:lang w:val="fr-CA" w:eastAsia="fr-CA"/>
        </w:rPr>
      </w:pPr>
      <w:hyperlink w:anchor="_Toc219216661" w:history="1">
        <w:r w:rsidRPr="00B84137">
          <w:rPr>
            <w:rStyle w:val="Lienhypertexte"/>
            <w:noProof/>
          </w:rPr>
          <w:t>5.1.2</w:t>
        </w:r>
        <w:r>
          <w:rPr>
            <w:noProof/>
            <w:sz w:val="24"/>
            <w:szCs w:val="24"/>
            <w:lang w:val="fr-CA" w:eastAsia="fr-CA"/>
          </w:rPr>
          <w:tab/>
        </w:r>
        <w:r w:rsidRPr="00B84137">
          <w:rPr>
            <w:rStyle w:val="Lienhypertexte"/>
            <w:noProof/>
          </w:rPr>
          <w:t>Unités statistiques</w:t>
        </w:r>
        <w:r>
          <w:rPr>
            <w:noProof/>
            <w:webHidden/>
          </w:rPr>
          <w:tab/>
        </w:r>
        <w:r>
          <w:rPr>
            <w:noProof/>
            <w:webHidden/>
          </w:rPr>
          <w:fldChar w:fldCharType="begin"/>
        </w:r>
        <w:r>
          <w:rPr>
            <w:noProof/>
            <w:webHidden/>
          </w:rPr>
          <w:instrText xml:space="preserve"> PAGEREF _Toc219216661 \h </w:instrText>
        </w:r>
        <w:r>
          <w:rPr>
            <w:noProof/>
            <w:webHidden/>
          </w:rPr>
        </w:r>
        <w:r>
          <w:rPr>
            <w:noProof/>
            <w:webHidden/>
          </w:rPr>
          <w:fldChar w:fldCharType="separate"/>
        </w:r>
        <w:r>
          <w:rPr>
            <w:noProof/>
            <w:webHidden/>
          </w:rPr>
          <w:t>12</w:t>
        </w:r>
        <w:r>
          <w:rPr>
            <w:noProof/>
            <w:webHidden/>
          </w:rPr>
          <w:fldChar w:fldCharType="end"/>
        </w:r>
      </w:hyperlink>
    </w:p>
    <w:p w14:paraId="0435DA9C" w14:textId="51012E14" w:rsidR="00F86F6F" w:rsidRDefault="00F86F6F">
      <w:pPr>
        <w:pStyle w:val="TM3"/>
        <w:tabs>
          <w:tab w:val="left" w:pos="1100"/>
          <w:tab w:val="right" w:leader="dot" w:pos="9062"/>
        </w:tabs>
        <w:rPr>
          <w:noProof/>
          <w:sz w:val="24"/>
          <w:szCs w:val="24"/>
          <w:lang w:val="fr-CA" w:eastAsia="fr-CA"/>
        </w:rPr>
      </w:pPr>
      <w:hyperlink w:anchor="_Toc219216662" w:history="1">
        <w:r w:rsidRPr="00B84137">
          <w:rPr>
            <w:rStyle w:val="Lienhypertexte"/>
            <w:noProof/>
            <w:lang w:eastAsia="fr-FR"/>
          </w:rPr>
          <w:t>5.1.3</w:t>
        </w:r>
        <w:r>
          <w:rPr>
            <w:noProof/>
            <w:sz w:val="24"/>
            <w:szCs w:val="24"/>
            <w:lang w:val="fr-CA" w:eastAsia="fr-CA"/>
          </w:rPr>
          <w:tab/>
        </w:r>
        <w:r w:rsidRPr="00B84137">
          <w:rPr>
            <w:rStyle w:val="Lienhypertexte"/>
            <w:noProof/>
            <w:lang w:eastAsia="fr-FR"/>
          </w:rPr>
          <w:t>Critères de stratification</w:t>
        </w:r>
        <w:r>
          <w:rPr>
            <w:noProof/>
            <w:webHidden/>
          </w:rPr>
          <w:tab/>
        </w:r>
        <w:r>
          <w:rPr>
            <w:noProof/>
            <w:webHidden/>
          </w:rPr>
          <w:fldChar w:fldCharType="begin"/>
        </w:r>
        <w:r>
          <w:rPr>
            <w:noProof/>
            <w:webHidden/>
          </w:rPr>
          <w:instrText xml:space="preserve"> PAGEREF _Toc219216662 \h </w:instrText>
        </w:r>
        <w:r>
          <w:rPr>
            <w:noProof/>
            <w:webHidden/>
          </w:rPr>
        </w:r>
        <w:r>
          <w:rPr>
            <w:noProof/>
            <w:webHidden/>
          </w:rPr>
          <w:fldChar w:fldCharType="separate"/>
        </w:r>
        <w:r>
          <w:rPr>
            <w:noProof/>
            <w:webHidden/>
          </w:rPr>
          <w:t>12</w:t>
        </w:r>
        <w:r>
          <w:rPr>
            <w:noProof/>
            <w:webHidden/>
          </w:rPr>
          <w:fldChar w:fldCharType="end"/>
        </w:r>
      </w:hyperlink>
    </w:p>
    <w:p w14:paraId="211055F6" w14:textId="17DA0EBB" w:rsidR="00F86F6F" w:rsidRDefault="00F86F6F">
      <w:pPr>
        <w:pStyle w:val="TM3"/>
        <w:tabs>
          <w:tab w:val="left" w:pos="1100"/>
          <w:tab w:val="right" w:leader="dot" w:pos="9062"/>
        </w:tabs>
        <w:rPr>
          <w:noProof/>
          <w:sz w:val="24"/>
          <w:szCs w:val="24"/>
          <w:lang w:val="fr-CA" w:eastAsia="fr-CA"/>
        </w:rPr>
      </w:pPr>
      <w:hyperlink w:anchor="_Toc219216663" w:history="1">
        <w:r w:rsidRPr="00B84137">
          <w:rPr>
            <w:rStyle w:val="Lienhypertexte"/>
            <w:noProof/>
            <w:lang w:eastAsia="fr-FR"/>
          </w:rPr>
          <w:t>5.1.4</w:t>
        </w:r>
        <w:r>
          <w:rPr>
            <w:noProof/>
            <w:sz w:val="24"/>
            <w:szCs w:val="24"/>
            <w:lang w:val="fr-CA" w:eastAsia="fr-CA"/>
          </w:rPr>
          <w:tab/>
        </w:r>
        <w:r w:rsidRPr="00B84137">
          <w:rPr>
            <w:rStyle w:val="Lienhypertexte"/>
            <w:noProof/>
            <w:lang w:eastAsia="fr-FR"/>
          </w:rPr>
          <w:t>Taille de l’échantillon nécessaire pour la mesure des effets</w:t>
        </w:r>
        <w:r>
          <w:rPr>
            <w:noProof/>
            <w:webHidden/>
          </w:rPr>
          <w:tab/>
        </w:r>
        <w:r>
          <w:rPr>
            <w:noProof/>
            <w:webHidden/>
          </w:rPr>
          <w:fldChar w:fldCharType="begin"/>
        </w:r>
        <w:r>
          <w:rPr>
            <w:noProof/>
            <w:webHidden/>
          </w:rPr>
          <w:instrText xml:space="preserve"> PAGEREF _Toc219216663 \h </w:instrText>
        </w:r>
        <w:r>
          <w:rPr>
            <w:noProof/>
            <w:webHidden/>
          </w:rPr>
        </w:r>
        <w:r>
          <w:rPr>
            <w:noProof/>
            <w:webHidden/>
          </w:rPr>
          <w:fldChar w:fldCharType="separate"/>
        </w:r>
        <w:r>
          <w:rPr>
            <w:noProof/>
            <w:webHidden/>
          </w:rPr>
          <w:t>12</w:t>
        </w:r>
        <w:r>
          <w:rPr>
            <w:noProof/>
            <w:webHidden/>
          </w:rPr>
          <w:fldChar w:fldCharType="end"/>
        </w:r>
      </w:hyperlink>
    </w:p>
    <w:p w14:paraId="0ABE7631" w14:textId="2CA0E40D" w:rsidR="00F86F6F" w:rsidRDefault="00F86F6F">
      <w:pPr>
        <w:pStyle w:val="TM3"/>
        <w:tabs>
          <w:tab w:val="left" w:pos="1100"/>
          <w:tab w:val="right" w:leader="dot" w:pos="9062"/>
        </w:tabs>
        <w:rPr>
          <w:noProof/>
          <w:sz w:val="24"/>
          <w:szCs w:val="24"/>
          <w:lang w:val="fr-CA" w:eastAsia="fr-CA"/>
        </w:rPr>
      </w:pPr>
      <w:hyperlink w:anchor="_Toc219216664" w:history="1">
        <w:r w:rsidRPr="00B84137">
          <w:rPr>
            <w:rStyle w:val="Lienhypertexte"/>
            <w:noProof/>
            <w:lang w:eastAsia="fr-FR"/>
          </w:rPr>
          <w:t>5.1.5</w:t>
        </w:r>
        <w:r>
          <w:rPr>
            <w:noProof/>
            <w:sz w:val="24"/>
            <w:szCs w:val="24"/>
            <w:lang w:val="fr-CA" w:eastAsia="fr-CA"/>
          </w:rPr>
          <w:tab/>
        </w:r>
        <w:r w:rsidRPr="00B84137">
          <w:rPr>
            <w:rStyle w:val="Lienhypertexte"/>
            <w:noProof/>
            <w:lang w:eastAsia="fr-FR"/>
          </w:rPr>
          <w:t>Zone d’enquête</w:t>
        </w:r>
        <w:r>
          <w:rPr>
            <w:noProof/>
            <w:webHidden/>
          </w:rPr>
          <w:tab/>
        </w:r>
        <w:r>
          <w:rPr>
            <w:noProof/>
            <w:webHidden/>
          </w:rPr>
          <w:fldChar w:fldCharType="begin"/>
        </w:r>
        <w:r>
          <w:rPr>
            <w:noProof/>
            <w:webHidden/>
          </w:rPr>
          <w:instrText xml:space="preserve"> PAGEREF _Toc219216664 \h </w:instrText>
        </w:r>
        <w:r>
          <w:rPr>
            <w:noProof/>
            <w:webHidden/>
          </w:rPr>
        </w:r>
        <w:r>
          <w:rPr>
            <w:noProof/>
            <w:webHidden/>
          </w:rPr>
          <w:fldChar w:fldCharType="separate"/>
        </w:r>
        <w:r>
          <w:rPr>
            <w:noProof/>
            <w:webHidden/>
          </w:rPr>
          <w:t>13</w:t>
        </w:r>
        <w:r>
          <w:rPr>
            <w:noProof/>
            <w:webHidden/>
          </w:rPr>
          <w:fldChar w:fldCharType="end"/>
        </w:r>
      </w:hyperlink>
    </w:p>
    <w:p w14:paraId="47C8F5A4" w14:textId="0E917B96" w:rsidR="00F86F6F" w:rsidRDefault="00F86F6F">
      <w:pPr>
        <w:pStyle w:val="TM3"/>
        <w:tabs>
          <w:tab w:val="left" w:pos="1100"/>
          <w:tab w:val="right" w:leader="dot" w:pos="9062"/>
        </w:tabs>
        <w:rPr>
          <w:noProof/>
          <w:sz w:val="24"/>
          <w:szCs w:val="24"/>
          <w:lang w:val="fr-CA" w:eastAsia="fr-CA"/>
        </w:rPr>
      </w:pPr>
      <w:hyperlink w:anchor="_Toc219216665" w:history="1">
        <w:r w:rsidRPr="00B84137">
          <w:rPr>
            <w:rStyle w:val="Lienhypertexte"/>
            <w:noProof/>
            <w:lang w:eastAsia="fr-FR"/>
          </w:rPr>
          <w:t>5.1.6</w:t>
        </w:r>
        <w:r>
          <w:rPr>
            <w:noProof/>
            <w:sz w:val="24"/>
            <w:szCs w:val="24"/>
            <w:lang w:val="fr-CA" w:eastAsia="fr-CA"/>
          </w:rPr>
          <w:tab/>
        </w:r>
        <w:r w:rsidRPr="00B84137">
          <w:rPr>
            <w:rStyle w:val="Lienhypertexte"/>
            <w:noProof/>
            <w:lang w:eastAsia="fr-FR"/>
          </w:rPr>
          <w:t>Les différents acteurs à interviewer lors de l’évaluation du volet mis en œuvre du programme</w:t>
        </w:r>
        <w:r>
          <w:rPr>
            <w:noProof/>
            <w:webHidden/>
          </w:rPr>
          <w:tab/>
        </w:r>
        <w:r>
          <w:rPr>
            <w:noProof/>
            <w:webHidden/>
          </w:rPr>
          <w:fldChar w:fldCharType="begin"/>
        </w:r>
        <w:r>
          <w:rPr>
            <w:noProof/>
            <w:webHidden/>
          </w:rPr>
          <w:instrText xml:space="preserve"> PAGEREF _Toc219216665 \h </w:instrText>
        </w:r>
        <w:r>
          <w:rPr>
            <w:noProof/>
            <w:webHidden/>
          </w:rPr>
        </w:r>
        <w:r>
          <w:rPr>
            <w:noProof/>
            <w:webHidden/>
          </w:rPr>
          <w:fldChar w:fldCharType="separate"/>
        </w:r>
        <w:r>
          <w:rPr>
            <w:noProof/>
            <w:webHidden/>
          </w:rPr>
          <w:t>13</w:t>
        </w:r>
        <w:r>
          <w:rPr>
            <w:noProof/>
            <w:webHidden/>
          </w:rPr>
          <w:fldChar w:fldCharType="end"/>
        </w:r>
      </w:hyperlink>
    </w:p>
    <w:p w14:paraId="03846521" w14:textId="4C458C8D" w:rsidR="00F86F6F" w:rsidRDefault="00F86F6F">
      <w:pPr>
        <w:pStyle w:val="TM2"/>
        <w:tabs>
          <w:tab w:val="left" w:pos="660"/>
          <w:tab w:val="right" w:leader="dot" w:pos="9062"/>
        </w:tabs>
        <w:rPr>
          <w:b w:val="0"/>
          <w:bCs w:val="0"/>
          <w:noProof/>
          <w:sz w:val="24"/>
          <w:szCs w:val="24"/>
          <w:lang w:val="fr-CA" w:eastAsia="fr-CA"/>
        </w:rPr>
      </w:pPr>
      <w:hyperlink w:anchor="_Toc219216666" w:history="1">
        <w:r w:rsidRPr="00B84137">
          <w:rPr>
            <w:rStyle w:val="Lienhypertexte"/>
            <w:noProof/>
          </w:rPr>
          <w:t>5.2</w:t>
        </w:r>
        <w:r>
          <w:rPr>
            <w:b w:val="0"/>
            <w:bCs w:val="0"/>
            <w:noProof/>
            <w:sz w:val="24"/>
            <w:szCs w:val="24"/>
            <w:lang w:val="fr-CA" w:eastAsia="fr-CA"/>
          </w:rPr>
          <w:tab/>
        </w:r>
        <w:r w:rsidRPr="00B84137">
          <w:rPr>
            <w:rStyle w:val="Lienhypertexte"/>
            <w:noProof/>
          </w:rPr>
          <w:t>Collecte de données</w:t>
        </w:r>
        <w:r>
          <w:rPr>
            <w:noProof/>
            <w:webHidden/>
          </w:rPr>
          <w:tab/>
        </w:r>
        <w:r>
          <w:rPr>
            <w:noProof/>
            <w:webHidden/>
          </w:rPr>
          <w:fldChar w:fldCharType="begin"/>
        </w:r>
        <w:r>
          <w:rPr>
            <w:noProof/>
            <w:webHidden/>
          </w:rPr>
          <w:instrText xml:space="preserve"> PAGEREF _Toc219216666 \h </w:instrText>
        </w:r>
        <w:r>
          <w:rPr>
            <w:noProof/>
            <w:webHidden/>
          </w:rPr>
        </w:r>
        <w:r>
          <w:rPr>
            <w:noProof/>
            <w:webHidden/>
          </w:rPr>
          <w:fldChar w:fldCharType="separate"/>
        </w:r>
        <w:r>
          <w:rPr>
            <w:noProof/>
            <w:webHidden/>
          </w:rPr>
          <w:t>14</w:t>
        </w:r>
        <w:r>
          <w:rPr>
            <w:noProof/>
            <w:webHidden/>
          </w:rPr>
          <w:fldChar w:fldCharType="end"/>
        </w:r>
      </w:hyperlink>
    </w:p>
    <w:p w14:paraId="09286095" w14:textId="306C94D0" w:rsidR="00F86F6F" w:rsidRDefault="00F86F6F">
      <w:pPr>
        <w:pStyle w:val="TM3"/>
        <w:tabs>
          <w:tab w:val="left" w:pos="1100"/>
          <w:tab w:val="right" w:leader="dot" w:pos="9062"/>
        </w:tabs>
        <w:rPr>
          <w:noProof/>
          <w:sz w:val="24"/>
          <w:szCs w:val="24"/>
          <w:lang w:val="fr-CA" w:eastAsia="fr-CA"/>
        </w:rPr>
      </w:pPr>
      <w:hyperlink w:anchor="_Toc219216667" w:history="1">
        <w:r w:rsidRPr="00B84137">
          <w:rPr>
            <w:rStyle w:val="Lienhypertexte"/>
            <w:noProof/>
          </w:rPr>
          <w:t>5.2.1</w:t>
        </w:r>
        <w:r>
          <w:rPr>
            <w:noProof/>
            <w:sz w:val="24"/>
            <w:szCs w:val="24"/>
            <w:lang w:val="fr-CA" w:eastAsia="fr-CA"/>
          </w:rPr>
          <w:tab/>
        </w:r>
        <w:r w:rsidRPr="00B84137">
          <w:rPr>
            <w:rStyle w:val="Lienhypertexte"/>
            <w:noProof/>
          </w:rPr>
          <w:t>Contrôle de qualité</w:t>
        </w:r>
        <w:r>
          <w:rPr>
            <w:noProof/>
            <w:webHidden/>
          </w:rPr>
          <w:tab/>
        </w:r>
        <w:r>
          <w:rPr>
            <w:noProof/>
            <w:webHidden/>
          </w:rPr>
          <w:fldChar w:fldCharType="begin"/>
        </w:r>
        <w:r>
          <w:rPr>
            <w:noProof/>
            <w:webHidden/>
          </w:rPr>
          <w:instrText xml:space="preserve"> PAGEREF _Toc219216667 \h </w:instrText>
        </w:r>
        <w:r>
          <w:rPr>
            <w:noProof/>
            <w:webHidden/>
          </w:rPr>
        </w:r>
        <w:r>
          <w:rPr>
            <w:noProof/>
            <w:webHidden/>
          </w:rPr>
          <w:fldChar w:fldCharType="separate"/>
        </w:r>
        <w:r>
          <w:rPr>
            <w:noProof/>
            <w:webHidden/>
          </w:rPr>
          <w:t>14</w:t>
        </w:r>
        <w:r>
          <w:rPr>
            <w:noProof/>
            <w:webHidden/>
          </w:rPr>
          <w:fldChar w:fldCharType="end"/>
        </w:r>
      </w:hyperlink>
    </w:p>
    <w:p w14:paraId="6D0DF371" w14:textId="1CE94B44" w:rsidR="00F86F6F" w:rsidRDefault="00F86F6F">
      <w:pPr>
        <w:pStyle w:val="TM3"/>
        <w:tabs>
          <w:tab w:val="left" w:pos="1100"/>
          <w:tab w:val="right" w:leader="dot" w:pos="9062"/>
        </w:tabs>
        <w:rPr>
          <w:noProof/>
          <w:sz w:val="24"/>
          <w:szCs w:val="24"/>
          <w:lang w:val="fr-CA" w:eastAsia="fr-CA"/>
        </w:rPr>
      </w:pPr>
      <w:hyperlink w:anchor="_Toc219216668" w:history="1">
        <w:r w:rsidRPr="00B84137">
          <w:rPr>
            <w:rStyle w:val="Lienhypertexte"/>
            <w:noProof/>
          </w:rPr>
          <w:t>5.2.2</w:t>
        </w:r>
        <w:r>
          <w:rPr>
            <w:noProof/>
            <w:sz w:val="24"/>
            <w:szCs w:val="24"/>
            <w:lang w:val="fr-CA" w:eastAsia="fr-CA"/>
          </w:rPr>
          <w:tab/>
        </w:r>
        <w:r w:rsidRPr="00B84137">
          <w:rPr>
            <w:rStyle w:val="Lienhypertexte"/>
            <w:noProof/>
          </w:rPr>
          <w:t>Taux de participation et traitement des données</w:t>
        </w:r>
        <w:r>
          <w:rPr>
            <w:noProof/>
            <w:webHidden/>
          </w:rPr>
          <w:tab/>
        </w:r>
        <w:r>
          <w:rPr>
            <w:noProof/>
            <w:webHidden/>
          </w:rPr>
          <w:fldChar w:fldCharType="begin"/>
        </w:r>
        <w:r>
          <w:rPr>
            <w:noProof/>
            <w:webHidden/>
          </w:rPr>
          <w:instrText xml:space="preserve"> PAGEREF _Toc219216668 \h </w:instrText>
        </w:r>
        <w:r>
          <w:rPr>
            <w:noProof/>
            <w:webHidden/>
          </w:rPr>
        </w:r>
        <w:r>
          <w:rPr>
            <w:noProof/>
            <w:webHidden/>
          </w:rPr>
          <w:fldChar w:fldCharType="separate"/>
        </w:r>
        <w:r>
          <w:rPr>
            <w:noProof/>
            <w:webHidden/>
          </w:rPr>
          <w:t>15</w:t>
        </w:r>
        <w:r>
          <w:rPr>
            <w:noProof/>
            <w:webHidden/>
          </w:rPr>
          <w:fldChar w:fldCharType="end"/>
        </w:r>
      </w:hyperlink>
    </w:p>
    <w:p w14:paraId="4B41228C" w14:textId="3E6B1A80" w:rsidR="00F86F6F" w:rsidRDefault="00F86F6F">
      <w:pPr>
        <w:pStyle w:val="TM2"/>
        <w:tabs>
          <w:tab w:val="left" w:pos="660"/>
          <w:tab w:val="right" w:leader="dot" w:pos="9062"/>
        </w:tabs>
        <w:rPr>
          <w:b w:val="0"/>
          <w:bCs w:val="0"/>
          <w:noProof/>
          <w:sz w:val="24"/>
          <w:szCs w:val="24"/>
          <w:lang w:val="fr-CA" w:eastAsia="fr-CA"/>
        </w:rPr>
      </w:pPr>
      <w:hyperlink w:anchor="_Toc219216669" w:history="1">
        <w:r w:rsidRPr="00B84137">
          <w:rPr>
            <w:rStyle w:val="Lienhypertexte"/>
            <w:noProof/>
            <w:highlight w:val="yellow"/>
          </w:rPr>
          <w:t>5.3</w:t>
        </w:r>
        <w:r>
          <w:rPr>
            <w:b w:val="0"/>
            <w:bCs w:val="0"/>
            <w:noProof/>
            <w:sz w:val="24"/>
            <w:szCs w:val="24"/>
            <w:lang w:val="fr-CA" w:eastAsia="fr-CA"/>
          </w:rPr>
          <w:tab/>
        </w:r>
        <w:r w:rsidRPr="00B84137">
          <w:rPr>
            <w:rStyle w:val="Lienhypertexte"/>
            <w:noProof/>
            <w:highlight w:val="yellow"/>
          </w:rPr>
          <w:t>Modèles d’évaluation</w:t>
        </w:r>
        <w:r>
          <w:rPr>
            <w:noProof/>
            <w:webHidden/>
          </w:rPr>
          <w:tab/>
        </w:r>
        <w:r>
          <w:rPr>
            <w:noProof/>
            <w:webHidden/>
          </w:rPr>
          <w:fldChar w:fldCharType="begin"/>
        </w:r>
        <w:r>
          <w:rPr>
            <w:noProof/>
            <w:webHidden/>
          </w:rPr>
          <w:instrText xml:space="preserve"> PAGEREF _Toc219216669 \h </w:instrText>
        </w:r>
        <w:r>
          <w:rPr>
            <w:noProof/>
            <w:webHidden/>
          </w:rPr>
        </w:r>
        <w:r>
          <w:rPr>
            <w:noProof/>
            <w:webHidden/>
          </w:rPr>
          <w:fldChar w:fldCharType="separate"/>
        </w:r>
        <w:r>
          <w:rPr>
            <w:noProof/>
            <w:webHidden/>
          </w:rPr>
          <w:t>15</w:t>
        </w:r>
        <w:r>
          <w:rPr>
            <w:noProof/>
            <w:webHidden/>
          </w:rPr>
          <w:fldChar w:fldCharType="end"/>
        </w:r>
      </w:hyperlink>
    </w:p>
    <w:p w14:paraId="1CD72F4D" w14:textId="32F6991B" w:rsidR="00F86F6F" w:rsidRDefault="00F86F6F">
      <w:pPr>
        <w:pStyle w:val="TM1"/>
        <w:rPr>
          <w:rFonts w:asciiTheme="minorHAnsi" w:hAnsiTheme="minorHAnsi"/>
          <w:b w:val="0"/>
          <w:bCs w:val="0"/>
          <w:caps w:val="0"/>
          <w:noProof/>
          <w:lang w:val="fr-CA" w:eastAsia="fr-CA"/>
        </w:rPr>
      </w:pPr>
      <w:hyperlink w:anchor="_Toc219216670" w:history="1">
        <w:r w:rsidRPr="00B84137">
          <w:rPr>
            <w:rStyle w:val="Lienhypertexte"/>
            <w:noProof/>
          </w:rPr>
          <w:t>6</w:t>
        </w:r>
        <w:r>
          <w:rPr>
            <w:rFonts w:asciiTheme="minorHAnsi" w:hAnsiTheme="minorHAnsi"/>
            <w:b w:val="0"/>
            <w:bCs w:val="0"/>
            <w:caps w:val="0"/>
            <w:noProof/>
            <w:lang w:val="fr-CA" w:eastAsia="fr-CA"/>
          </w:rPr>
          <w:tab/>
        </w:r>
        <w:r w:rsidRPr="00B84137">
          <w:rPr>
            <w:rStyle w:val="Lienhypertexte"/>
            <w:noProof/>
          </w:rPr>
          <w:t>LIVRABLES</w:t>
        </w:r>
        <w:r>
          <w:rPr>
            <w:noProof/>
            <w:webHidden/>
          </w:rPr>
          <w:tab/>
        </w:r>
        <w:r>
          <w:rPr>
            <w:noProof/>
            <w:webHidden/>
          </w:rPr>
          <w:fldChar w:fldCharType="begin"/>
        </w:r>
        <w:r>
          <w:rPr>
            <w:noProof/>
            <w:webHidden/>
          </w:rPr>
          <w:instrText xml:space="preserve"> PAGEREF _Toc219216670 \h </w:instrText>
        </w:r>
        <w:r>
          <w:rPr>
            <w:noProof/>
            <w:webHidden/>
          </w:rPr>
        </w:r>
        <w:r>
          <w:rPr>
            <w:noProof/>
            <w:webHidden/>
          </w:rPr>
          <w:fldChar w:fldCharType="separate"/>
        </w:r>
        <w:r>
          <w:rPr>
            <w:noProof/>
            <w:webHidden/>
          </w:rPr>
          <w:t>17</w:t>
        </w:r>
        <w:r>
          <w:rPr>
            <w:noProof/>
            <w:webHidden/>
          </w:rPr>
          <w:fldChar w:fldCharType="end"/>
        </w:r>
      </w:hyperlink>
    </w:p>
    <w:p w14:paraId="063E59AB" w14:textId="276D76EF" w:rsidR="00F86F6F" w:rsidRDefault="00F86F6F">
      <w:pPr>
        <w:pStyle w:val="TM1"/>
        <w:rPr>
          <w:rFonts w:asciiTheme="minorHAnsi" w:hAnsiTheme="minorHAnsi"/>
          <w:b w:val="0"/>
          <w:bCs w:val="0"/>
          <w:caps w:val="0"/>
          <w:noProof/>
          <w:lang w:val="fr-CA" w:eastAsia="fr-CA"/>
        </w:rPr>
      </w:pPr>
      <w:hyperlink w:anchor="_Toc219216671" w:history="1">
        <w:r w:rsidRPr="00B84137">
          <w:rPr>
            <w:rStyle w:val="Lienhypertexte"/>
            <w:noProof/>
          </w:rPr>
          <w:t>7</w:t>
        </w:r>
        <w:r>
          <w:rPr>
            <w:rFonts w:asciiTheme="minorHAnsi" w:hAnsiTheme="minorHAnsi"/>
            <w:b w:val="0"/>
            <w:bCs w:val="0"/>
            <w:caps w:val="0"/>
            <w:noProof/>
            <w:lang w:val="fr-CA" w:eastAsia="fr-CA"/>
          </w:rPr>
          <w:tab/>
        </w:r>
        <w:r w:rsidRPr="00B84137">
          <w:rPr>
            <w:rStyle w:val="Lienhypertexte"/>
            <w:noProof/>
          </w:rPr>
          <w:t>PLAN DE REDACTION DU RAPPORT D’EVALUATION</w:t>
        </w:r>
        <w:r>
          <w:rPr>
            <w:noProof/>
            <w:webHidden/>
          </w:rPr>
          <w:tab/>
        </w:r>
        <w:r>
          <w:rPr>
            <w:noProof/>
            <w:webHidden/>
          </w:rPr>
          <w:fldChar w:fldCharType="begin"/>
        </w:r>
        <w:r>
          <w:rPr>
            <w:noProof/>
            <w:webHidden/>
          </w:rPr>
          <w:instrText xml:space="preserve"> PAGEREF _Toc219216671 \h </w:instrText>
        </w:r>
        <w:r>
          <w:rPr>
            <w:noProof/>
            <w:webHidden/>
          </w:rPr>
        </w:r>
        <w:r>
          <w:rPr>
            <w:noProof/>
            <w:webHidden/>
          </w:rPr>
          <w:fldChar w:fldCharType="separate"/>
        </w:r>
        <w:r>
          <w:rPr>
            <w:noProof/>
            <w:webHidden/>
          </w:rPr>
          <w:t>17</w:t>
        </w:r>
        <w:r>
          <w:rPr>
            <w:noProof/>
            <w:webHidden/>
          </w:rPr>
          <w:fldChar w:fldCharType="end"/>
        </w:r>
      </w:hyperlink>
    </w:p>
    <w:p w14:paraId="2102AD8B" w14:textId="002BE0F5" w:rsidR="00F86F6F" w:rsidRDefault="00F86F6F">
      <w:pPr>
        <w:pStyle w:val="TM1"/>
        <w:rPr>
          <w:rFonts w:asciiTheme="minorHAnsi" w:hAnsiTheme="minorHAnsi"/>
          <w:b w:val="0"/>
          <w:bCs w:val="0"/>
          <w:caps w:val="0"/>
          <w:noProof/>
          <w:lang w:val="fr-CA" w:eastAsia="fr-CA"/>
        </w:rPr>
      </w:pPr>
      <w:hyperlink w:anchor="_Toc219216672" w:history="1">
        <w:r w:rsidRPr="00B84137">
          <w:rPr>
            <w:rStyle w:val="Lienhypertexte"/>
            <w:noProof/>
          </w:rPr>
          <w:t>8</w:t>
        </w:r>
        <w:r>
          <w:rPr>
            <w:rFonts w:asciiTheme="minorHAnsi" w:hAnsiTheme="minorHAnsi"/>
            <w:b w:val="0"/>
            <w:bCs w:val="0"/>
            <w:caps w:val="0"/>
            <w:noProof/>
            <w:lang w:val="fr-CA" w:eastAsia="fr-CA"/>
          </w:rPr>
          <w:tab/>
        </w:r>
        <w:r w:rsidRPr="00B84137">
          <w:rPr>
            <w:rStyle w:val="Lienhypertexte"/>
            <w:noProof/>
          </w:rPr>
          <w:t>Annexe 1 : Cadre logique du PSIE</w:t>
        </w:r>
        <w:r>
          <w:rPr>
            <w:noProof/>
            <w:webHidden/>
          </w:rPr>
          <w:tab/>
        </w:r>
        <w:r>
          <w:rPr>
            <w:noProof/>
            <w:webHidden/>
          </w:rPr>
          <w:fldChar w:fldCharType="begin"/>
        </w:r>
        <w:r>
          <w:rPr>
            <w:noProof/>
            <w:webHidden/>
          </w:rPr>
          <w:instrText xml:space="preserve"> PAGEREF _Toc219216672 \h </w:instrText>
        </w:r>
        <w:r>
          <w:rPr>
            <w:noProof/>
            <w:webHidden/>
          </w:rPr>
        </w:r>
        <w:r>
          <w:rPr>
            <w:noProof/>
            <w:webHidden/>
          </w:rPr>
          <w:fldChar w:fldCharType="separate"/>
        </w:r>
        <w:r>
          <w:rPr>
            <w:noProof/>
            <w:webHidden/>
          </w:rPr>
          <w:t>19</w:t>
        </w:r>
        <w:r>
          <w:rPr>
            <w:noProof/>
            <w:webHidden/>
          </w:rPr>
          <w:fldChar w:fldCharType="end"/>
        </w:r>
      </w:hyperlink>
    </w:p>
    <w:p w14:paraId="7EC87EB7" w14:textId="777C6F8C" w:rsidR="00F86F6F" w:rsidRDefault="00F86F6F">
      <w:pPr>
        <w:pStyle w:val="TM1"/>
        <w:rPr>
          <w:rFonts w:asciiTheme="minorHAnsi" w:hAnsiTheme="minorHAnsi"/>
          <w:b w:val="0"/>
          <w:bCs w:val="0"/>
          <w:caps w:val="0"/>
          <w:noProof/>
          <w:lang w:val="fr-CA" w:eastAsia="fr-CA"/>
        </w:rPr>
      </w:pPr>
      <w:hyperlink w:anchor="_Toc219216673" w:history="1">
        <w:r w:rsidRPr="00B84137">
          <w:rPr>
            <w:rStyle w:val="Lienhypertexte"/>
            <w:noProof/>
          </w:rPr>
          <w:t>9</w:t>
        </w:r>
        <w:r>
          <w:rPr>
            <w:rFonts w:asciiTheme="minorHAnsi" w:hAnsiTheme="minorHAnsi"/>
            <w:b w:val="0"/>
            <w:bCs w:val="0"/>
            <w:caps w:val="0"/>
            <w:noProof/>
            <w:lang w:val="fr-CA" w:eastAsia="fr-CA"/>
          </w:rPr>
          <w:tab/>
        </w:r>
        <w:r w:rsidRPr="00B84137">
          <w:rPr>
            <w:rStyle w:val="Lienhypertexte"/>
            <w:noProof/>
          </w:rPr>
          <w:t>Annexe 2 : Matrice d’évaluation du PSIE</w:t>
        </w:r>
        <w:r>
          <w:rPr>
            <w:noProof/>
            <w:webHidden/>
          </w:rPr>
          <w:tab/>
        </w:r>
        <w:r>
          <w:rPr>
            <w:noProof/>
            <w:webHidden/>
          </w:rPr>
          <w:fldChar w:fldCharType="begin"/>
        </w:r>
        <w:r>
          <w:rPr>
            <w:noProof/>
            <w:webHidden/>
          </w:rPr>
          <w:instrText xml:space="preserve"> PAGEREF _Toc219216673 \h </w:instrText>
        </w:r>
        <w:r>
          <w:rPr>
            <w:noProof/>
            <w:webHidden/>
          </w:rPr>
        </w:r>
        <w:r>
          <w:rPr>
            <w:noProof/>
            <w:webHidden/>
          </w:rPr>
          <w:fldChar w:fldCharType="separate"/>
        </w:r>
        <w:r>
          <w:rPr>
            <w:noProof/>
            <w:webHidden/>
          </w:rPr>
          <w:t>19</w:t>
        </w:r>
        <w:r>
          <w:rPr>
            <w:noProof/>
            <w:webHidden/>
          </w:rPr>
          <w:fldChar w:fldCharType="end"/>
        </w:r>
      </w:hyperlink>
    </w:p>
    <w:p w14:paraId="6CB22EC9" w14:textId="7D673A90" w:rsidR="00F86F6F" w:rsidRDefault="00F86F6F">
      <w:pPr>
        <w:pStyle w:val="TM1"/>
        <w:rPr>
          <w:rFonts w:asciiTheme="minorHAnsi" w:hAnsiTheme="minorHAnsi"/>
          <w:b w:val="0"/>
          <w:bCs w:val="0"/>
          <w:caps w:val="0"/>
          <w:noProof/>
          <w:lang w:val="fr-CA" w:eastAsia="fr-CA"/>
        </w:rPr>
      </w:pPr>
      <w:hyperlink w:anchor="_Toc219216674" w:history="1">
        <w:r w:rsidRPr="00B84137">
          <w:rPr>
            <w:rStyle w:val="Lienhypertexte"/>
            <w:noProof/>
          </w:rPr>
          <w:t>10</w:t>
        </w:r>
        <w:r>
          <w:rPr>
            <w:rFonts w:asciiTheme="minorHAnsi" w:hAnsiTheme="minorHAnsi"/>
            <w:b w:val="0"/>
            <w:bCs w:val="0"/>
            <w:caps w:val="0"/>
            <w:noProof/>
            <w:lang w:val="fr-CA" w:eastAsia="fr-CA"/>
          </w:rPr>
          <w:tab/>
        </w:r>
        <w:r w:rsidRPr="00B84137">
          <w:rPr>
            <w:rStyle w:val="Lienhypertexte"/>
            <w:noProof/>
          </w:rPr>
          <w:t>Annexe 3 : Fiche de collecte des indicateurs</w:t>
        </w:r>
        <w:r>
          <w:rPr>
            <w:noProof/>
            <w:webHidden/>
          </w:rPr>
          <w:tab/>
        </w:r>
        <w:r>
          <w:rPr>
            <w:noProof/>
            <w:webHidden/>
          </w:rPr>
          <w:fldChar w:fldCharType="begin"/>
        </w:r>
        <w:r>
          <w:rPr>
            <w:noProof/>
            <w:webHidden/>
          </w:rPr>
          <w:instrText xml:space="preserve"> PAGEREF _Toc219216674 \h </w:instrText>
        </w:r>
        <w:r>
          <w:rPr>
            <w:noProof/>
            <w:webHidden/>
          </w:rPr>
        </w:r>
        <w:r>
          <w:rPr>
            <w:noProof/>
            <w:webHidden/>
          </w:rPr>
          <w:fldChar w:fldCharType="separate"/>
        </w:r>
        <w:r>
          <w:rPr>
            <w:noProof/>
            <w:webHidden/>
          </w:rPr>
          <w:t>26</w:t>
        </w:r>
        <w:r>
          <w:rPr>
            <w:noProof/>
            <w:webHidden/>
          </w:rPr>
          <w:fldChar w:fldCharType="end"/>
        </w:r>
      </w:hyperlink>
    </w:p>
    <w:p w14:paraId="0AB9BC0D" w14:textId="07F78531" w:rsidR="00F86F6F" w:rsidRDefault="00F86F6F">
      <w:pPr>
        <w:pStyle w:val="TM1"/>
        <w:rPr>
          <w:rFonts w:asciiTheme="minorHAnsi" w:hAnsiTheme="minorHAnsi"/>
          <w:b w:val="0"/>
          <w:bCs w:val="0"/>
          <w:caps w:val="0"/>
          <w:noProof/>
          <w:lang w:val="fr-CA" w:eastAsia="fr-CA"/>
        </w:rPr>
      </w:pPr>
      <w:hyperlink w:anchor="_Toc219216675" w:history="1">
        <w:r w:rsidRPr="00B84137">
          <w:rPr>
            <w:rStyle w:val="Lienhypertexte"/>
            <w:noProof/>
          </w:rPr>
          <w:t>11</w:t>
        </w:r>
        <w:r>
          <w:rPr>
            <w:rFonts w:asciiTheme="minorHAnsi" w:hAnsiTheme="minorHAnsi"/>
            <w:b w:val="0"/>
            <w:bCs w:val="0"/>
            <w:caps w:val="0"/>
            <w:noProof/>
            <w:lang w:val="fr-CA" w:eastAsia="fr-CA"/>
          </w:rPr>
          <w:tab/>
        </w:r>
        <w:r w:rsidRPr="00B84137">
          <w:rPr>
            <w:rStyle w:val="Lienhypertexte"/>
            <w:noProof/>
          </w:rPr>
          <w:t>Annexe 4 : Guide d’entretien</w:t>
        </w:r>
        <w:r>
          <w:rPr>
            <w:noProof/>
            <w:webHidden/>
          </w:rPr>
          <w:tab/>
        </w:r>
        <w:r>
          <w:rPr>
            <w:noProof/>
            <w:webHidden/>
          </w:rPr>
          <w:fldChar w:fldCharType="begin"/>
        </w:r>
        <w:r>
          <w:rPr>
            <w:noProof/>
            <w:webHidden/>
          </w:rPr>
          <w:instrText xml:space="preserve"> PAGEREF _Toc219216675 \h </w:instrText>
        </w:r>
        <w:r>
          <w:rPr>
            <w:noProof/>
            <w:webHidden/>
          </w:rPr>
        </w:r>
        <w:r>
          <w:rPr>
            <w:noProof/>
            <w:webHidden/>
          </w:rPr>
          <w:fldChar w:fldCharType="separate"/>
        </w:r>
        <w:r>
          <w:rPr>
            <w:noProof/>
            <w:webHidden/>
          </w:rPr>
          <w:t>27</w:t>
        </w:r>
        <w:r>
          <w:rPr>
            <w:noProof/>
            <w:webHidden/>
          </w:rPr>
          <w:fldChar w:fldCharType="end"/>
        </w:r>
      </w:hyperlink>
    </w:p>
    <w:p w14:paraId="126FE8E9" w14:textId="229B77B6" w:rsidR="00F86F6F" w:rsidRDefault="00F86F6F">
      <w:pPr>
        <w:pStyle w:val="TM1"/>
        <w:rPr>
          <w:rFonts w:asciiTheme="minorHAnsi" w:hAnsiTheme="minorHAnsi"/>
          <w:b w:val="0"/>
          <w:bCs w:val="0"/>
          <w:caps w:val="0"/>
          <w:noProof/>
          <w:lang w:val="fr-CA" w:eastAsia="fr-CA"/>
        </w:rPr>
      </w:pPr>
      <w:hyperlink w:anchor="_Toc219216676" w:history="1">
        <w:r w:rsidRPr="00B84137">
          <w:rPr>
            <w:rStyle w:val="Lienhypertexte"/>
            <w:noProof/>
          </w:rPr>
          <w:t>12</w:t>
        </w:r>
        <w:r>
          <w:rPr>
            <w:rFonts w:asciiTheme="minorHAnsi" w:hAnsiTheme="minorHAnsi"/>
            <w:b w:val="0"/>
            <w:bCs w:val="0"/>
            <w:caps w:val="0"/>
            <w:noProof/>
            <w:lang w:val="fr-CA" w:eastAsia="fr-CA"/>
          </w:rPr>
          <w:tab/>
        </w:r>
        <w:r w:rsidRPr="00B84137">
          <w:rPr>
            <w:rStyle w:val="Lienhypertexte"/>
            <w:noProof/>
          </w:rPr>
          <w:t>Annexe 5 : Méthode de calcul des indicateurs</w:t>
        </w:r>
        <w:r>
          <w:rPr>
            <w:noProof/>
            <w:webHidden/>
          </w:rPr>
          <w:tab/>
        </w:r>
        <w:r>
          <w:rPr>
            <w:noProof/>
            <w:webHidden/>
          </w:rPr>
          <w:fldChar w:fldCharType="begin"/>
        </w:r>
        <w:r>
          <w:rPr>
            <w:noProof/>
            <w:webHidden/>
          </w:rPr>
          <w:instrText xml:space="preserve"> PAGEREF _Toc219216676 \h </w:instrText>
        </w:r>
        <w:r>
          <w:rPr>
            <w:noProof/>
            <w:webHidden/>
          </w:rPr>
        </w:r>
        <w:r>
          <w:rPr>
            <w:noProof/>
            <w:webHidden/>
          </w:rPr>
          <w:fldChar w:fldCharType="separate"/>
        </w:r>
        <w:r>
          <w:rPr>
            <w:noProof/>
            <w:webHidden/>
          </w:rPr>
          <w:t>29</w:t>
        </w:r>
        <w:r>
          <w:rPr>
            <w:noProof/>
            <w:webHidden/>
          </w:rPr>
          <w:fldChar w:fldCharType="end"/>
        </w:r>
      </w:hyperlink>
    </w:p>
    <w:p w14:paraId="31376251" w14:textId="6A46F03C" w:rsidR="00C60737" w:rsidRDefault="00820618" w:rsidP="00CD7343">
      <w:pPr>
        <w:spacing w:after="0" w:line="240" w:lineRule="auto"/>
        <w:jc w:val="both"/>
        <w:rPr>
          <w:rFonts w:ascii="Arial" w:hAnsi="Arial" w:cs="Arial"/>
          <w:sz w:val="18"/>
          <w:szCs w:val="18"/>
        </w:rPr>
      </w:pPr>
      <w:r w:rsidRPr="00CD7343">
        <w:rPr>
          <w:rFonts w:ascii="Arial" w:hAnsi="Arial" w:cs="Arial"/>
        </w:rPr>
        <w:fldChar w:fldCharType="end"/>
      </w:r>
    </w:p>
    <w:p w14:paraId="29DD67AD" w14:textId="77777777" w:rsidR="00DD3432" w:rsidRDefault="00DD3432" w:rsidP="004F35EB">
      <w:pPr>
        <w:spacing w:after="0" w:line="276" w:lineRule="auto"/>
        <w:jc w:val="both"/>
        <w:rPr>
          <w:rFonts w:ascii="Arial" w:hAnsi="Arial" w:cs="Arial"/>
          <w:sz w:val="18"/>
          <w:szCs w:val="18"/>
        </w:rPr>
      </w:pPr>
    </w:p>
    <w:p w14:paraId="2DDF2147" w14:textId="77777777" w:rsidR="00DD3432" w:rsidRDefault="00DD3432" w:rsidP="004F35EB">
      <w:pPr>
        <w:spacing w:after="0" w:line="276" w:lineRule="auto"/>
        <w:jc w:val="both"/>
        <w:rPr>
          <w:rFonts w:ascii="Arial" w:hAnsi="Arial" w:cs="Arial"/>
          <w:sz w:val="18"/>
          <w:szCs w:val="18"/>
        </w:rPr>
      </w:pPr>
    </w:p>
    <w:p w14:paraId="640C7AEE" w14:textId="77777777" w:rsidR="00DD3432" w:rsidRDefault="00DD3432" w:rsidP="004F35EB">
      <w:pPr>
        <w:spacing w:after="0" w:line="276" w:lineRule="auto"/>
        <w:jc w:val="both"/>
        <w:rPr>
          <w:rFonts w:ascii="Arial" w:hAnsi="Arial" w:cs="Arial"/>
          <w:sz w:val="18"/>
          <w:szCs w:val="18"/>
        </w:rPr>
      </w:pPr>
    </w:p>
    <w:p w14:paraId="4DD4EA01" w14:textId="77777777" w:rsidR="00DD3432" w:rsidRDefault="00DD3432" w:rsidP="004F35EB">
      <w:pPr>
        <w:spacing w:after="0" w:line="276" w:lineRule="auto"/>
        <w:jc w:val="both"/>
        <w:rPr>
          <w:rFonts w:ascii="Arial" w:hAnsi="Arial" w:cs="Arial"/>
          <w:sz w:val="18"/>
          <w:szCs w:val="18"/>
        </w:rPr>
      </w:pPr>
    </w:p>
    <w:p w14:paraId="7C2217A1" w14:textId="77777777" w:rsidR="00DD3432" w:rsidRDefault="00DD3432" w:rsidP="004F35EB">
      <w:pPr>
        <w:spacing w:after="0" w:line="276" w:lineRule="auto"/>
        <w:jc w:val="both"/>
        <w:rPr>
          <w:rFonts w:ascii="Arial" w:hAnsi="Arial" w:cs="Arial"/>
          <w:sz w:val="18"/>
          <w:szCs w:val="18"/>
        </w:rPr>
      </w:pPr>
    </w:p>
    <w:p w14:paraId="42F17193" w14:textId="77777777" w:rsidR="00DD3432" w:rsidRDefault="00DD3432" w:rsidP="004F35EB">
      <w:pPr>
        <w:spacing w:after="0" w:line="276" w:lineRule="auto"/>
        <w:jc w:val="both"/>
        <w:rPr>
          <w:rFonts w:ascii="Arial" w:hAnsi="Arial" w:cs="Arial"/>
          <w:sz w:val="18"/>
          <w:szCs w:val="18"/>
        </w:rPr>
      </w:pPr>
    </w:p>
    <w:p w14:paraId="439EF86F" w14:textId="77777777" w:rsidR="00DD3432" w:rsidRDefault="00DD3432" w:rsidP="004F35EB">
      <w:pPr>
        <w:spacing w:after="0" w:line="276" w:lineRule="auto"/>
        <w:jc w:val="both"/>
        <w:rPr>
          <w:rFonts w:ascii="Arial" w:hAnsi="Arial" w:cs="Arial"/>
          <w:sz w:val="18"/>
          <w:szCs w:val="18"/>
        </w:rPr>
      </w:pPr>
    </w:p>
    <w:p w14:paraId="44AD809B" w14:textId="77777777" w:rsidR="00DD3432" w:rsidRPr="003158F5" w:rsidRDefault="00DD3432" w:rsidP="004F35EB">
      <w:pPr>
        <w:spacing w:after="0" w:line="276" w:lineRule="auto"/>
        <w:jc w:val="both"/>
        <w:rPr>
          <w:rFonts w:ascii="Arial" w:hAnsi="Arial" w:cs="Arial"/>
        </w:rPr>
      </w:pPr>
    </w:p>
    <w:p w14:paraId="512B98D3" w14:textId="77777777" w:rsidR="00A86CA2" w:rsidRDefault="00A86CA2" w:rsidP="00A86CA2">
      <w:pPr>
        <w:spacing w:line="276" w:lineRule="auto"/>
        <w:rPr>
          <w:rFonts w:ascii="Arial" w:hAnsi="Arial" w:cs="Arial"/>
          <w:b/>
          <w:bCs/>
        </w:rPr>
      </w:pPr>
    </w:p>
    <w:p w14:paraId="072A7336" w14:textId="77777777" w:rsidR="009006F1" w:rsidRDefault="009006F1" w:rsidP="00A86CA2">
      <w:pPr>
        <w:spacing w:line="276" w:lineRule="auto"/>
        <w:rPr>
          <w:rFonts w:ascii="Arial" w:hAnsi="Arial" w:cs="Arial"/>
          <w:b/>
          <w:bCs/>
        </w:rPr>
      </w:pPr>
    </w:p>
    <w:p w14:paraId="4ACDA1F8" w14:textId="77777777" w:rsidR="009006F1" w:rsidRDefault="009006F1" w:rsidP="00A86CA2">
      <w:pPr>
        <w:spacing w:line="276" w:lineRule="auto"/>
        <w:rPr>
          <w:rFonts w:ascii="Arial" w:hAnsi="Arial" w:cs="Arial"/>
          <w:b/>
          <w:bCs/>
        </w:rPr>
      </w:pPr>
    </w:p>
    <w:p w14:paraId="14A807C9" w14:textId="77777777" w:rsidR="009006F1" w:rsidRDefault="009006F1" w:rsidP="00A86CA2">
      <w:pPr>
        <w:spacing w:line="276" w:lineRule="auto"/>
        <w:rPr>
          <w:rFonts w:ascii="Arial" w:hAnsi="Arial" w:cs="Arial"/>
          <w:b/>
          <w:bCs/>
        </w:rPr>
      </w:pPr>
    </w:p>
    <w:p w14:paraId="5326607B" w14:textId="77777777" w:rsidR="009006F1" w:rsidRDefault="009006F1" w:rsidP="00A86CA2">
      <w:pPr>
        <w:spacing w:line="276" w:lineRule="auto"/>
        <w:rPr>
          <w:rFonts w:ascii="Arial" w:hAnsi="Arial" w:cs="Arial"/>
          <w:b/>
          <w:bCs/>
        </w:rPr>
      </w:pPr>
    </w:p>
    <w:p w14:paraId="587FEABB" w14:textId="77777777" w:rsidR="009006F1" w:rsidRDefault="009006F1" w:rsidP="00A86CA2">
      <w:pPr>
        <w:spacing w:line="276" w:lineRule="auto"/>
        <w:rPr>
          <w:rFonts w:ascii="Arial" w:hAnsi="Arial" w:cs="Arial"/>
          <w:b/>
          <w:bCs/>
        </w:rPr>
      </w:pPr>
    </w:p>
    <w:p w14:paraId="0C3192E7" w14:textId="77777777" w:rsidR="009006F1" w:rsidRDefault="009006F1" w:rsidP="00A86CA2">
      <w:pPr>
        <w:spacing w:line="276" w:lineRule="auto"/>
        <w:rPr>
          <w:rFonts w:ascii="Arial" w:hAnsi="Arial" w:cs="Arial"/>
          <w:b/>
          <w:bCs/>
        </w:rPr>
      </w:pPr>
    </w:p>
    <w:p w14:paraId="1A082EE0" w14:textId="77777777" w:rsidR="009006F1" w:rsidRDefault="009006F1" w:rsidP="00A86CA2">
      <w:pPr>
        <w:spacing w:line="276" w:lineRule="auto"/>
        <w:rPr>
          <w:rFonts w:ascii="Arial" w:hAnsi="Arial" w:cs="Arial"/>
          <w:b/>
          <w:bCs/>
        </w:rPr>
      </w:pPr>
    </w:p>
    <w:p w14:paraId="289E0A87" w14:textId="77777777" w:rsidR="009006F1" w:rsidRDefault="009006F1" w:rsidP="00A86CA2">
      <w:pPr>
        <w:spacing w:line="276" w:lineRule="auto"/>
        <w:rPr>
          <w:rFonts w:ascii="Arial" w:hAnsi="Arial" w:cs="Arial"/>
          <w:b/>
          <w:bCs/>
        </w:rPr>
      </w:pPr>
    </w:p>
    <w:p w14:paraId="65807AD5" w14:textId="77777777" w:rsidR="009006F1" w:rsidRDefault="009006F1" w:rsidP="00A86CA2">
      <w:pPr>
        <w:spacing w:line="276" w:lineRule="auto"/>
        <w:rPr>
          <w:rFonts w:ascii="Arial" w:hAnsi="Arial" w:cs="Arial"/>
          <w:b/>
          <w:bCs/>
        </w:rPr>
      </w:pPr>
    </w:p>
    <w:p w14:paraId="3659B989" w14:textId="77777777" w:rsidR="009006F1" w:rsidRDefault="009006F1" w:rsidP="00A86CA2">
      <w:pPr>
        <w:spacing w:line="276" w:lineRule="auto"/>
        <w:rPr>
          <w:rFonts w:ascii="Arial" w:hAnsi="Arial" w:cs="Arial"/>
          <w:b/>
          <w:bCs/>
        </w:rPr>
      </w:pPr>
    </w:p>
    <w:p w14:paraId="5B24D6AE" w14:textId="77777777" w:rsidR="009006F1" w:rsidRDefault="009006F1" w:rsidP="00A86CA2">
      <w:pPr>
        <w:spacing w:line="276" w:lineRule="auto"/>
        <w:rPr>
          <w:rFonts w:ascii="Arial" w:hAnsi="Arial" w:cs="Arial"/>
          <w:b/>
          <w:bCs/>
        </w:rPr>
      </w:pPr>
    </w:p>
    <w:p w14:paraId="2CBDB2B7" w14:textId="77777777" w:rsidR="009006F1" w:rsidRDefault="009006F1" w:rsidP="00A86CA2">
      <w:pPr>
        <w:spacing w:line="276" w:lineRule="auto"/>
        <w:rPr>
          <w:rFonts w:ascii="Arial" w:hAnsi="Arial" w:cs="Arial"/>
          <w:b/>
          <w:bCs/>
        </w:rPr>
      </w:pPr>
    </w:p>
    <w:p w14:paraId="697A2502" w14:textId="77777777" w:rsidR="009006F1" w:rsidRDefault="009006F1" w:rsidP="00A86CA2">
      <w:pPr>
        <w:spacing w:line="276" w:lineRule="auto"/>
        <w:rPr>
          <w:rFonts w:ascii="Arial" w:hAnsi="Arial" w:cs="Arial"/>
          <w:b/>
          <w:bCs/>
        </w:rPr>
      </w:pPr>
    </w:p>
    <w:p w14:paraId="005192FA" w14:textId="77777777" w:rsidR="009006F1" w:rsidRDefault="009006F1" w:rsidP="00A86CA2">
      <w:pPr>
        <w:spacing w:line="276" w:lineRule="auto"/>
        <w:rPr>
          <w:rFonts w:ascii="Arial" w:hAnsi="Arial" w:cs="Arial"/>
          <w:b/>
          <w:bCs/>
        </w:rPr>
      </w:pPr>
    </w:p>
    <w:p w14:paraId="52695B8E" w14:textId="77777777" w:rsidR="009006F1" w:rsidRDefault="009006F1" w:rsidP="00A86CA2">
      <w:pPr>
        <w:spacing w:line="276" w:lineRule="auto"/>
        <w:rPr>
          <w:rFonts w:ascii="Arial" w:hAnsi="Arial" w:cs="Arial"/>
          <w:b/>
          <w:bCs/>
        </w:rPr>
      </w:pPr>
    </w:p>
    <w:p w14:paraId="3512707F" w14:textId="5AE6A86C" w:rsidR="0039191F" w:rsidRPr="003158F5" w:rsidRDefault="00A56F3B" w:rsidP="004F22E1">
      <w:pPr>
        <w:spacing w:after="0" w:line="276" w:lineRule="auto"/>
        <w:rPr>
          <w:rFonts w:ascii="Arial" w:hAnsi="Arial" w:cs="Arial"/>
          <w:b/>
          <w:bCs/>
        </w:rPr>
      </w:pPr>
      <w:r w:rsidRPr="003158F5">
        <w:rPr>
          <w:rFonts w:ascii="Arial" w:hAnsi="Arial" w:cs="Arial"/>
          <w:b/>
          <w:bCs/>
        </w:rPr>
        <w:lastRenderedPageBreak/>
        <w:t>LISTE DES SIGLES ET ABREVIATIONS</w:t>
      </w:r>
    </w:p>
    <w:p w14:paraId="087CCBAA" w14:textId="77777777" w:rsidR="007359F0" w:rsidRDefault="007359F0" w:rsidP="00C37A7F">
      <w:pPr>
        <w:spacing w:after="0" w:line="276" w:lineRule="auto"/>
        <w:jc w:val="both"/>
        <w:rPr>
          <w:rFonts w:ascii="Arial" w:hAnsi="Arial" w:cs="Arial"/>
        </w:rPr>
      </w:pPr>
    </w:p>
    <w:tbl>
      <w:tblPr>
        <w:tblW w:w="6660" w:type="dxa"/>
        <w:tblCellMar>
          <w:left w:w="70" w:type="dxa"/>
          <w:right w:w="70" w:type="dxa"/>
        </w:tblCellMar>
        <w:tblLook w:val="04A0" w:firstRow="1" w:lastRow="0" w:firstColumn="1" w:lastColumn="0" w:noHBand="0" w:noVBand="1"/>
      </w:tblPr>
      <w:tblGrid>
        <w:gridCol w:w="1240"/>
        <w:gridCol w:w="300"/>
        <w:gridCol w:w="5120"/>
      </w:tblGrid>
      <w:tr w:rsidR="0042794A" w:rsidRPr="0042794A" w14:paraId="642D9D72" w14:textId="77777777" w:rsidTr="0042794A">
        <w:trPr>
          <w:trHeight w:val="288"/>
        </w:trPr>
        <w:tc>
          <w:tcPr>
            <w:tcW w:w="1240" w:type="dxa"/>
            <w:tcBorders>
              <w:top w:val="nil"/>
              <w:left w:val="nil"/>
              <w:bottom w:val="nil"/>
              <w:right w:val="nil"/>
            </w:tcBorders>
            <w:vAlign w:val="center"/>
            <w:hideMark/>
          </w:tcPr>
          <w:p w14:paraId="5FFEE38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Sigle</w:t>
            </w:r>
          </w:p>
        </w:tc>
        <w:tc>
          <w:tcPr>
            <w:tcW w:w="300" w:type="dxa"/>
            <w:tcBorders>
              <w:top w:val="nil"/>
              <w:left w:val="nil"/>
              <w:bottom w:val="nil"/>
              <w:right w:val="nil"/>
            </w:tcBorders>
            <w:vAlign w:val="center"/>
            <w:hideMark/>
          </w:tcPr>
          <w:p w14:paraId="506B174B"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p>
        </w:tc>
        <w:tc>
          <w:tcPr>
            <w:tcW w:w="5120" w:type="dxa"/>
            <w:tcBorders>
              <w:top w:val="nil"/>
              <w:left w:val="nil"/>
              <w:bottom w:val="nil"/>
              <w:right w:val="nil"/>
            </w:tcBorders>
            <w:vAlign w:val="center"/>
            <w:hideMark/>
          </w:tcPr>
          <w:p w14:paraId="37697801"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Signification</w:t>
            </w:r>
          </w:p>
        </w:tc>
      </w:tr>
      <w:tr w:rsidR="0042794A" w:rsidRPr="0042794A" w14:paraId="124560FC" w14:textId="77777777" w:rsidTr="0042794A">
        <w:trPr>
          <w:trHeight w:val="288"/>
        </w:trPr>
        <w:tc>
          <w:tcPr>
            <w:tcW w:w="1240" w:type="dxa"/>
            <w:tcBorders>
              <w:top w:val="nil"/>
              <w:left w:val="nil"/>
              <w:bottom w:val="nil"/>
              <w:right w:val="nil"/>
            </w:tcBorders>
            <w:vAlign w:val="center"/>
            <w:hideMark/>
          </w:tcPr>
          <w:p w14:paraId="44FE0B82"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ANPE</w:t>
            </w:r>
          </w:p>
        </w:tc>
        <w:tc>
          <w:tcPr>
            <w:tcW w:w="300" w:type="dxa"/>
            <w:tcBorders>
              <w:top w:val="nil"/>
              <w:left w:val="nil"/>
              <w:bottom w:val="nil"/>
              <w:right w:val="nil"/>
            </w:tcBorders>
            <w:vAlign w:val="center"/>
            <w:hideMark/>
          </w:tcPr>
          <w:p w14:paraId="610C660C"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33B3C2C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Agence Nationale pour l’Emploi</w:t>
            </w:r>
          </w:p>
        </w:tc>
      </w:tr>
      <w:tr w:rsidR="0042794A" w:rsidRPr="009006F1" w14:paraId="469E32FA" w14:textId="77777777" w:rsidTr="0042794A">
        <w:trPr>
          <w:trHeight w:val="576"/>
        </w:trPr>
        <w:tc>
          <w:tcPr>
            <w:tcW w:w="1240" w:type="dxa"/>
            <w:tcBorders>
              <w:top w:val="nil"/>
              <w:left w:val="nil"/>
              <w:bottom w:val="nil"/>
              <w:right w:val="nil"/>
            </w:tcBorders>
            <w:vAlign w:val="center"/>
            <w:hideMark/>
          </w:tcPr>
          <w:p w14:paraId="0AA6589A"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AGDEN</w:t>
            </w:r>
          </w:p>
        </w:tc>
        <w:tc>
          <w:tcPr>
            <w:tcW w:w="300" w:type="dxa"/>
            <w:tcBorders>
              <w:top w:val="nil"/>
              <w:left w:val="nil"/>
              <w:bottom w:val="nil"/>
              <w:right w:val="nil"/>
            </w:tcBorders>
            <w:vAlign w:val="center"/>
            <w:hideMark/>
          </w:tcPr>
          <w:p w14:paraId="2AA1B023"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7EEFE4B" w14:textId="77777777" w:rsidR="0042794A" w:rsidRPr="0042794A" w:rsidRDefault="0042794A" w:rsidP="0042794A">
            <w:pPr>
              <w:spacing w:after="0" w:line="240" w:lineRule="auto"/>
              <w:rPr>
                <w:rFonts w:ascii="Calibri" w:eastAsia="Times New Roman" w:hAnsi="Calibri" w:cs="Calibri"/>
                <w:color w:val="000000"/>
                <w:kern w:val="0"/>
                <w:lang w:val="en-US" w:eastAsia="fr-CA"/>
                <w14:ligatures w14:val="none"/>
              </w:rPr>
            </w:pPr>
            <w:r w:rsidRPr="0042794A">
              <w:rPr>
                <w:rFonts w:ascii="Calibri" w:eastAsia="Times New Roman" w:hAnsi="Calibri" w:cs="Calibri"/>
                <w:color w:val="000000"/>
                <w:kern w:val="0"/>
                <w:lang w:val="en-US" w:eastAsia="fr-CA"/>
                <w14:ligatures w14:val="none"/>
              </w:rPr>
              <w:t>Africa Gender &amp; Development Evaluators Network</w:t>
            </w:r>
          </w:p>
        </w:tc>
      </w:tr>
      <w:tr w:rsidR="0042794A" w:rsidRPr="0042794A" w14:paraId="2FB95A6F" w14:textId="77777777" w:rsidTr="0042794A">
        <w:trPr>
          <w:trHeight w:val="288"/>
        </w:trPr>
        <w:tc>
          <w:tcPr>
            <w:tcW w:w="1240" w:type="dxa"/>
            <w:tcBorders>
              <w:top w:val="nil"/>
              <w:left w:val="nil"/>
              <w:bottom w:val="nil"/>
              <w:right w:val="nil"/>
            </w:tcBorders>
            <w:vAlign w:val="center"/>
            <w:hideMark/>
          </w:tcPr>
          <w:p w14:paraId="3E166F58"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BAC</w:t>
            </w:r>
          </w:p>
        </w:tc>
        <w:tc>
          <w:tcPr>
            <w:tcW w:w="300" w:type="dxa"/>
            <w:tcBorders>
              <w:top w:val="nil"/>
              <w:left w:val="nil"/>
              <w:bottom w:val="nil"/>
              <w:right w:val="nil"/>
            </w:tcBorders>
            <w:vAlign w:val="center"/>
            <w:hideMark/>
          </w:tcPr>
          <w:p w14:paraId="7DBA6A9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73982B13"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Baccalauréat</w:t>
            </w:r>
          </w:p>
        </w:tc>
      </w:tr>
      <w:tr w:rsidR="0042794A" w:rsidRPr="0042794A" w14:paraId="11772391" w14:textId="77777777" w:rsidTr="0042794A">
        <w:trPr>
          <w:trHeight w:val="288"/>
        </w:trPr>
        <w:tc>
          <w:tcPr>
            <w:tcW w:w="1240" w:type="dxa"/>
            <w:tcBorders>
              <w:top w:val="nil"/>
              <w:left w:val="nil"/>
              <w:bottom w:val="nil"/>
              <w:right w:val="nil"/>
            </w:tcBorders>
            <w:vAlign w:val="center"/>
            <w:hideMark/>
          </w:tcPr>
          <w:p w14:paraId="74CF28C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BTS</w:t>
            </w:r>
          </w:p>
        </w:tc>
        <w:tc>
          <w:tcPr>
            <w:tcW w:w="300" w:type="dxa"/>
            <w:tcBorders>
              <w:top w:val="nil"/>
              <w:left w:val="nil"/>
              <w:bottom w:val="nil"/>
              <w:right w:val="nil"/>
            </w:tcBorders>
            <w:vAlign w:val="center"/>
            <w:hideMark/>
          </w:tcPr>
          <w:p w14:paraId="4A5BDC3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411D05D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Brevet de Technicien Supérieur</w:t>
            </w:r>
          </w:p>
        </w:tc>
      </w:tr>
      <w:tr w:rsidR="0042794A" w:rsidRPr="0042794A" w14:paraId="2191D034" w14:textId="77777777" w:rsidTr="0042794A">
        <w:trPr>
          <w:trHeight w:val="576"/>
        </w:trPr>
        <w:tc>
          <w:tcPr>
            <w:tcW w:w="1240" w:type="dxa"/>
            <w:tcBorders>
              <w:top w:val="nil"/>
              <w:left w:val="nil"/>
              <w:bottom w:val="nil"/>
              <w:right w:val="nil"/>
            </w:tcBorders>
            <w:vAlign w:val="center"/>
            <w:hideMark/>
          </w:tcPr>
          <w:p w14:paraId="229C263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CCIB</w:t>
            </w:r>
          </w:p>
        </w:tc>
        <w:tc>
          <w:tcPr>
            <w:tcW w:w="300" w:type="dxa"/>
            <w:tcBorders>
              <w:top w:val="nil"/>
              <w:left w:val="nil"/>
              <w:bottom w:val="nil"/>
              <w:right w:val="nil"/>
            </w:tcBorders>
            <w:vAlign w:val="center"/>
            <w:hideMark/>
          </w:tcPr>
          <w:p w14:paraId="5B72590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4CCE4DF7"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Chambre de Commerce et d’Industrie du Bénin</w:t>
            </w:r>
          </w:p>
        </w:tc>
      </w:tr>
      <w:tr w:rsidR="0042794A" w:rsidRPr="0042794A" w14:paraId="4D91B787" w14:textId="77777777" w:rsidTr="0042794A">
        <w:trPr>
          <w:trHeight w:val="288"/>
        </w:trPr>
        <w:tc>
          <w:tcPr>
            <w:tcW w:w="1240" w:type="dxa"/>
            <w:tcBorders>
              <w:top w:val="nil"/>
              <w:left w:val="nil"/>
              <w:bottom w:val="nil"/>
              <w:right w:val="nil"/>
            </w:tcBorders>
            <w:vAlign w:val="center"/>
            <w:hideMark/>
          </w:tcPr>
          <w:p w14:paraId="71ED1BB3"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CNSS</w:t>
            </w:r>
          </w:p>
        </w:tc>
        <w:tc>
          <w:tcPr>
            <w:tcW w:w="300" w:type="dxa"/>
            <w:tcBorders>
              <w:top w:val="nil"/>
              <w:left w:val="nil"/>
              <w:bottom w:val="nil"/>
              <w:right w:val="nil"/>
            </w:tcBorders>
            <w:vAlign w:val="center"/>
            <w:hideMark/>
          </w:tcPr>
          <w:p w14:paraId="304CA6CD"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07A7DB38"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Caisse Nationale de Sécurité Sociale</w:t>
            </w:r>
          </w:p>
        </w:tc>
      </w:tr>
      <w:tr w:rsidR="0042794A" w:rsidRPr="0042794A" w14:paraId="47B7996E" w14:textId="77777777" w:rsidTr="0042794A">
        <w:trPr>
          <w:trHeight w:val="576"/>
        </w:trPr>
        <w:tc>
          <w:tcPr>
            <w:tcW w:w="1240" w:type="dxa"/>
            <w:tcBorders>
              <w:top w:val="nil"/>
              <w:left w:val="nil"/>
              <w:bottom w:val="nil"/>
              <w:right w:val="nil"/>
            </w:tcBorders>
            <w:vAlign w:val="center"/>
            <w:hideMark/>
          </w:tcPr>
          <w:p w14:paraId="6A3A9B1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CNEB</w:t>
            </w:r>
          </w:p>
        </w:tc>
        <w:tc>
          <w:tcPr>
            <w:tcW w:w="300" w:type="dxa"/>
            <w:tcBorders>
              <w:top w:val="nil"/>
              <w:left w:val="nil"/>
              <w:bottom w:val="nil"/>
              <w:right w:val="nil"/>
            </w:tcBorders>
            <w:vAlign w:val="center"/>
            <w:hideMark/>
          </w:tcPr>
          <w:p w14:paraId="655DCF5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5AE96AEB"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Conseil National de l’Entreprise du Bénin</w:t>
            </w:r>
          </w:p>
        </w:tc>
      </w:tr>
      <w:tr w:rsidR="0042794A" w:rsidRPr="0042794A" w14:paraId="41540B69" w14:textId="77777777" w:rsidTr="0042794A">
        <w:trPr>
          <w:trHeight w:val="576"/>
        </w:trPr>
        <w:tc>
          <w:tcPr>
            <w:tcW w:w="1240" w:type="dxa"/>
            <w:tcBorders>
              <w:top w:val="nil"/>
              <w:left w:val="nil"/>
              <w:bottom w:val="nil"/>
              <w:right w:val="nil"/>
            </w:tcBorders>
            <w:vAlign w:val="center"/>
            <w:hideMark/>
          </w:tcPr>
          <w:p w14:paraId="6985E58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CSPRO</w:t>
            </w:r>
          </w:p>
        </w:tc>
        <w:tc>
          <w:tcPr>
            <w:tcW w:w="300" w:type="dxa"/>
            <w:tcBorders>
              <w:top w:val="nil"/>
              <w:left w:val="nil"/>
              <w:bottom w:val="nil"/>
              <w:right w:val="nil"/>
            </w:tcBorders>
            <w:vAlign w:val="center"/>
            <w:hideMark/>
          </w:tcPr>
          <w:p w14:paraId="50C45532"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7054C7D"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Census and Survey Processing System (logiciel de collecte de données)</w:t>
            </w:r>
          </w:p>
        </w:tc>
      </w:tr>
      <w:tr w:rsidR="0042794A" w:rsidRPr="0042794A" w14:paraId="0A986A9C" w14:textId="77777777" w:rsidTr="0042794A">
        <w:trPr>
          <w:trHeight w:val="288"/>
        </w:trPr>
        <w:tc>
          <w:tcPr>
            <w:tcW w:w="1240" w:type="dxa"/>
            <w:tcBorders>
              <w:top w:val="nil"/>
              <w:left w:val="nil"/>
              <w:bottom w:val="nil"/>
              <w:right w:val="nil"/>
            </w:tcBorders>
            <w:vAlign w:val="center"/>
            <w:hideMark/>
          </w:tcPr>
          <w:p w14:paraId="5046973B"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DG</w:t>
            </w:r>
          </w:p>
        </w:tc>
        <w:tc>
          <w:tcPr>
            <w:tcW w:w="300" w:type="dxa"/>
            <w:tcBorders>
              <w:top w:val="nil"/>
              <w:left w:val="nil"/>
              <w:bottom w:val="nil"/>
              <w:right w:val="nil"/>
            </w:tcBorders>
            <w:vAlign w:val="center"/>
            <w:hideMark/>
          </w:tcPr>
          <w:p w14:paraId="3F24955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7981FB73"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Directeur Général</w:t>
            </w:r>
          </w:p>
        </w:tc>
      </w:tr>
      <w:tr w:rsidR="0042794A" w:rsidRPr="0042794A" w14:paraId="64230E2D" w14:textId="77777777" w:rsidTr="0042794A">
        <w:trPr>
          <w:trHeight w:val="576"/>
        </w:trPr>
        <w:tc>
          <w:tcPr>
            <w:tcW w:w="1240" w:type="dxa"/>
            <w:tcBorders>
              <w:top w:val="nil"/>
              <w:left w:val="nil"/>
              <w:bottom w:val="nil"/>
              <w:right w:val="nil"/>
            </w:tcBorders>
            <w:vAlign w:val="center"/>
            <w:hideMark/>
          </w:tcPr>
          <w:p w14:paraId="143E91A8"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DiD</w:t>
            </w:r>
          </w:p>
        </w:tc>
        <w:tc>
          <w:tcPr>
            <w:tcW w:w="300" w:type="dxa"/>
            <w:tcBorders>
              <w:top w:val="nil"/>
              <w:left w:val="nil"/>
              <w:bottom w:val="nil"/>
              <w:right w:val="nil"/>
            </w:tcBorders>
            <w:vAlign w:val="center"/>
            <w:hideMark/>
          </w:tcPr>
          <w:p w14:paraId="3F66893D"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5BABAD45"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Difference-in-Differences (Méthode des doubles différences)</w:t>
            </w:r>
          </w:p>
        </w:tc>
      </w:tr>
      <w:tr w:rsidR="0042794A" w:rsidRPr="0042794A" w14:paraId="64BBB123" w14:textId="77777777" w:rsidTr="0042794A">
        <w:trPr>
          <w:trHeight w:val="576"/>
        </w:trPr>
        <w:tc>
          <w:tcPr>
            <w:tcW w:w="1240" w:type="dxa"/>
            <w:tcBorders>
              <w:top w:val="nil"/>
              <w:left w:val="nil"/>
              <w:bottom w:val="nil"/>
              <w:right w:val="nil"/>
            </w:tcBorders>
            <w:vAlign w:val="center"/>
            <w:hideMark/>
          </w:tcPr>
          <w:p w14:paraId="2FE3B395"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INStaD</w:t>
            </w:r>
          </w:p>
        </w:tc>
        <w:tc>
          <w:tcPr>
            <w:tcW w:w="300" w:type="dxa"/>
            <w:tcBorders>
              <w:top w:val="nil"/>
              <w:left w:val="nil"/>
              <w:bottom w:val="nil"/>
              <w:right w:val="nil"/>
            </w:tcBorders>
            <w:vAlign w:val="center"/>
            <w:hideMark/>
          </w:tcPr>
          <w:p w14:paraId="4D6D2FCC"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70CF88B0"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Institut National de la Statistique et de la Démographie</w:t>
            </w:r>
          </w:p>
        </w:tc>
      </w:tr>
      <w:tr w:rsidR="0042794A" w:rsidRPr="0042794A" w14:paraId="6EC6E9CE" w14:textId="77777777" w:rsidTr="0042794A">
        <w:trPr>
          <w:trHeight w:val="576"/>
        </w:trPr>
        <w:tc>
          <w:tcPr>
            <w:tcW w:w="1240" w:type="dxa"/>
            <w:tcBorders>
              <w:top w:val="nil"/>
              <w:left w:val="nil"/>
              <w:bottom w:val="nil"/>
              <w:right w:val="nil"/>
            </w:tcBorders>
            <w:vAlign w:val="center"/>
            <w:hideMark/>
          </w:tcPr>
          <w:p w14:paraId="0F876675"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IRPP</w:t>
            </w:r>
          </w:p>
        </w:tc>
        <w:tc>
          <w:tcPr>
            <w:tcW w:w="300" w:type="dxa"/>
            <w:tcBorders>
              <w:top w:val="nil"/>
              <w:left w:val="nil"/>
              <w:bottom w:val="nil"/>
              <w:right w:val="nil"/>
            </w:tcBorders>
            <w:vAlign w:val="center"/>
            <w:hideMark/>
          </w:tcPr>
          <w:p w14:paraId="587248B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335C160E"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Impôt sur les Revenus des Personnes Physiques</w:t>
            </w:r>
          </w:p>
        </w:tc>
      </w:tr>
      <w:tr w:rsidR="0042794A" w:rsidRPr="0042794A" w14:paraId="6064D905" w14:textId="77777777" w:rsidTr="0042794A">
        <w:trPr>
          <w:trHeight w:val="288"/>
        </w:trPr>
        <w:tc>
          <w:tcPr>
            <w:tcW w:w="1240" w:type="dxa"/>
            <w:tcBorders>
              <w:top w:val="nil"/>
              <w:left w:val="nil"/>
              <w:bottom w:val="nil"/>
              <w:right w:val="nil"/>
            </w:tcBorders>
            <w:vAlign w:val="center"/>
            <w:hideMark/>
          </w:tcPr>
          <w:p w14:paraId="6004720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ODD</w:t>
            </w:r>
          </w:p>
        </w:tc>
        <w:tc>
          <w:tcPr>
            <w:tcW w:w="300" w:type="dxa"/>
            <w:tcBorders>
              <w:top w:val="nil"/>
              <w:left w:val="nil"/>
              <w:bottom w:val="nil"/>
              <w:right w:val="nil"/>
            </w:tcBorders>
            <w:vAlign w:val="center"/>
            <w:hideMark/>
          </w:tcPr>
          <w:p w14:paraId="2598646B"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625134D6"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Objectifs de Développement Durable</w:t>
            </w:r>
          </w:p>
        </w:tc>
      </w:tr>
      <w:tr w:rsidR="0042794A" w:rsidRPr="0042794A" w14:paraId="5A70BAD6" w14:textId="77777777" w:rsidTr="0042794A">
        <w:trPr>
          <w:trHeight w:val="576"/>
        </w:trPr>
        <w:tc>
          <w:tcPr>
            <w:tcW w:w="1240" w:type="dxa"/>
            <w:tcBorders>
              <w:top w:val="nil"/>
              <w:left w:val="nil"/>
              <w:bottom w:val="nil"/>
              <w:right w:val="nil"/>
            </w:tcBorders>
            <w:vAlign w:val="center"/>
            <w:hideMark/>
          </w:tcPr>
          <w:p w14:paraId="17E68882"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PAES</w:t>
            </w:r>
          </w:p>
        </w:tc>
        <w:tc>
          <w:tcPr>
            <w:tcW w:w="300" w:type="dxa"/>
            <w:tcBorders>
              <w:top w:val="nil"/>
              <w:left w:val="nil"/>
              <w:bottom w:val="nil"/>
              <w:right w:val="nil"/>
            </w:tcBorders>
            <w:vAlign w:val="center"/>
            <w:hideMark/>
          </w:tcPr>
          <w:p w14:paraId="020FA81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2DB02B0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Programme d’Appui aux Emplois Salariés</w:t>
            </w:r>
          </w:p>
        </w:tc>
      </w:tr>
      <w:tr w:rsidR="0042794A" w:rsidRPr="0042794A" w14:paraId="44A151E8" w14:textId="77777777" w:rsidTr="0042794A">
        <w:trPr>
          <w:trHeight w:val="576"/>
        </w:trPr>
        <w:tc>
          <w:tcPr>
            <w:tcW w:w="1240" w:type="dxa"/>
            <w:tcBorders>
              <w:top w:val="nil"/>
              <w:left w:val="nil"/>
              <w:bottom w:val="nil"/>
              <w:right w:val="nil"/>
            </w:tcBorders>
            <w:vAlign w:val="center"/>
            <w:hideMark/>
          </w:tcPr>
          <w:p w14:paraId="31BC9329"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PAG</w:t>
            </w:r>
          </w:p>
        </w:tc>
        <w:tc>
          <w:tcPr>
            <w:tcW w:w="300" w:type="dxa"/>
            <w:tcBorders>
              <w:top w:val="nil"/>
              <w:left w:val="nil"/>
              <w:bottom w:val="nil"/>
              <w:right w:val="nil"/>
            </w:tcBorders>
            <w:vAlign w:val="center"/>
            <w:hideMark/>
          </w:tcPr>
          <w:p w14:paraId="2A66698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35EC4860"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Programme d’Actions du Gouvernement</w:t>
            </w:r>
          </w:p>
        </w:tc>
      </w:tr>
      <w:tr w:rsidR="0042794A" w:rsidRPr="0042794A" w14:paraId="324FBF4D" w14:textId="77777777" w:rsidTr="0042794A">
        <w:trPr>
          <w:trHeight w:val="288"/>
        </w:trPr>
        <w:tc>
          <w:tcPr>
            <w:tcW w:w="1240" w:type="dxa"/>
            <w:tcBorders>
              <w:top w:val="nil"/>
              <w:left w:val="nil"/>
              <w:bottom w:val="nil"/>
              <w:right w:val="nil"/>
            </w:tcBorders>
            <w:vAlign w:val="center"/>
            <w:hideMark/>
          </w:tcPr>
          <w:p w14:paraId="7BD0129C"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PND</w:t>
            </w:r>
          </w:p>
        </w:tc>
        <w:tc>
          <w:tcPr>
            <w:tcW w:w="300" w:type="dxa"/>
            <w:tcBorders>
              <w:top w:val="nil"/>
              <w:left w:val="nil"/>
              <w:bottom w:val="nil"/>
              <w:right w:val="nil"/>
            </w:tcBorders>
            <w:vAlign w:val="center"/>
            <w:hideMark/>
          </w:tcPr>
          <w:p w14:paraId="7866E8F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F05886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Plan National de Développement</w:t>
            </w:r>
          </w:p>
        </w:tc>
      </w:tr>
      <w:tr w:rsidR="0042794A" w:rsidRPr="0042794A" w14:paraId="257C9171" w14:textId="77777777" w:rsidTr="0042794A">
        <w:trPr>
          <w:trHeight w:val="288"/>
        </w:trPr>
        <w:tc>
          <w:tcPr>
            <w:tcW w:w="1240" w:type="dxa"/>
            <w:tcBorders>
              <w:top w:val="nil"/>
              <w:left w:val="nil"/>
              <w:bottom w:val="nil"/>
              <w:right w:val="nil"/>
            </w:tcBorders>
            <w:vAlign w:val="center"/>
            <w:hideMark/>
          </w:tcPr>
          <w:p w14:paraId="386AB08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PNE</w:t>
            </w:r>
          </w:p>
        </w:tc>
        <w:tc>
          <w:tcPr>
            <w:tcW w:w="300" w:type="dxa"/>
            <w:tcBorders>
              <w:top w:val="nil"/>
              <w:left w:val="nil"/>
              <w:bottom w:val="nil"/>
              <w:right w:val="nil"/>
            </w:tcBorders>
            <w:vAlign w:val="center"/>
            <w:hideMark/>
          </w:tcPr>
          <w:p w14:paraId="700431A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6BF15CA8"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Politique Nationale de l’Emploi</w:t>
            </w:r>
          </w:p>
        </w:tc>
      </w:tr>
      <w:tr w:rsidR="0042794A" w:rsidRPr="0042794A" w14:paraId="14295E96" w14:textId="77777777" w:rsidTr="0042794A">
        <w:trPr>
          <w:trHeight w:val="288"/>
        </w:trPr>
        <w:tc>
          <w:tcPr>
            <w:tcW w:w="1240" w:type="dxa"/>
            <w:tcBorders>
              <w:top w:val="nil"/>
              <w:left w:val="nil"/>
              <w:bottom w:val="nil"/>
              <w:right w:val="nil"/>
            </w:tcBorders>
            <w:vAlign w:val="center"/>
            <w:hideMark/>
          </w:tcPr>
          <w:p w14:paraId="36E471F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PPM</w:t>
            </w:r>
          </w:p>
        </w:tc>
        <w:tc>
          <w:tcPr>
            <w:tcW w:w="300" w:type="dxa"/>
            <w:tcBorders>
              <w:top w:val="nil"/>
              <w:left w:val="nil"/>
              <w:bottom w:val="nil"/>
              <w:right w:val="nil"/>
            </w:tcBorders>
            <w:vAlign w:val="center"/>
            <w:hideMark/>
          </w:tcPr>
          <w:p w14:paraId="74F60439"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D0CEE94"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Plan de Passation des Marchés</w:t>
            </w:r>
          </w:p>
        </w:tc>
      </w:tr>
      <w:tr w:rsidR="0042794A" w:rsidRPr="0042794A" w14:paraId="1880EC7B" w14:textId="77777777" w:rsidTr="0042794A">
        <w:trPr>
          <w:trHeight w:val="576"/>
        </w:trPr>
        <w:tc>
          <w:tcPr>
            <w:tcW w:w="1240" w:type="dxa"/>
            <w:tcBorders>
              <w:top w:val="nil"/>
              <w:left w:val="nil"/>
              <w:bottom w:val="nil"/>
              <w:right w:val="nil"/>
            </w:tcBorders>
            <w:vAlign w:val="center"/>
            <w:hideMark/>
          </w:tcPr>
          <w:p w14:paraId="121E6A86"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PSIE</w:t>
            </w:r>
          </w:p>
        </w:tc>
        <w:tc>
          <w:tcPr>
            <w:tcW w:w="300" w:type="dxa"/>
            <w:tcBorders>
              <w:top w:val="nil"/>
              <w:left w:val="nil"/>
              <w:bottom w:val="nil"/>
              <w:right w:val="nil"/>
            </w:tcBorders>
            <w:vAlign w:val="center"/>
            <w:hideMark/>
          </w:tcPr>
          <w:p w14:paraId="33E95BD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A7513A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Programme Spécial d’Insertion à l’Emploi</w:t>
            </w:r>
          </w:p>
        </w:tc>
      </w:tr>
      <w:tr w:rsidR="0042794A" w:rsidRPr="0042794A" w14:paraId="27C4EA9B" w14:textId="77777777" w:rsidTr="0042794A">
        <w:trPr>
          <w:trHeight w:val="288"/>
        </w:trPr>
        <w:tc>
          <w:tcPr>
            <w:tcW w:w="1240" w:type="dxa"/>
            <w:tcBorders>
              <w:top w:val="nil"/>
              <w:left w:val="nil"/>
              <w:bottom w:val="nil"/>
              <w:right w:val="nil"/>
            </w:tcBorders>
            <w:vAlign w:val="center"/>
            <w:hideMark/>
          </w:tcPr>
          <w:p w14:paraId="24FCDE3C"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PTA</w:t>
            </w:r>
          </w:p>
        </w:tc>
        <w:tc>
          <w:tcPr>
            <w:tcW w:w="300" w:type="dxa"/>
            <w:tcBorders>
              <w:top w:val="nil"/>
              <w:left w:val="nil"/>
              <w:bottom w:val="nil"/>
              <w:right w:val="nil"/>
            </w:tcBorders>
            <w:vAlign w:val="center"/>
            <w:hideMark/>
          </w:tcPr>
          <w:p w14:paraId="13E67C71"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0C40A9F6"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Plan de Travail Annuel</w:t>
            </w:r>
          </w:p>
        </w:tc>
      </w:tr>
      <w:tr w:rsidR="0042794A" w:rsidRPr="0042794A" w14:paraId="5BCCBAD7" w14:textId="77777777" w:rsidTr="0042794A">
        <w:trPr>
          <w:trHeight w:val="288"/>
        </w:trPr>
        <w:tc>
          <w:tcPr>
            <w:tcW w:w="1240" w:type="dxa"/>
            <w:tcBorders>
              <w:top w:val="nil"/>
              <w:left w:val="nil"/>
              <w:bottom w:val="nil"/>
              <w:right w:val="nil"/>
            </w:tcBorders>
            <w:vAlign w:val="center"/>
            <w:hideMark/>
          </w:tcPr>
          <w:p w14:paraId="4869048A"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SE</w:t>
            </w:r>
          </w:p>
        </w:tc>
        <w:tc>
          <w:tcPr>
            <w:tcW w:w="300" w:type="dxa"/>
            <w:tcBorders>
              <w:top w:val="nil"/>
              <w:left w:val="nil"/>
              <w:bottom w:val="nil"/>
              <w:right w:val="nil"/>
            </w:tcBorders>
            <w:vAlign w:val="center"/>
            <w:hideMark/>
          </w:tcPr>
          <w:p w14:paraId="7FDFFFDD"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4F67CA67"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Suivi-Évaluation</w:t>
            </w:r>
          </w:p>
        </w:tc>
      </w:tr>
      <w:tr w:rsidR="0042794A" w:rsidRPr="0042794A" w14:paraId="0742AA56" w14:textId="77777777" w:rsidTr="0042794A">
        <w:trPr>
          <w:trHeight w:val="288"/>
        </w:trPr>
        <w:tc>
          <w:tcPr>
            <w:tcW w:w="1240" w:type="dxa"/>
            <w:tcBorders>
              <w:top w:val="nil"/>
              <w:left w:val="nil"/>
              <w:bottom w:val="nil"/>
              <w:right w:val="nil"/>
            </w:tcBorders>
            <w:vAlign w:val="center"/>
            <w:hideMark/>
          </w:tcPr>
          <w:p w14:paraId="5828B9B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TDR</w:t>
            </w:r>
          </w:p>
        </w:tc>
        <w:tc>
          <w:tcPr>
            <w:tcW w:w="300" w:type="dxa"/>
            <w:tcBorders>
              <w:top w:val="nil"/>
              <w:left w:val="nil"/>
              <w:bottom w:val="nil"/>
              <w:right w:val="nil"/>
            </w:tcBorders>
            <w:vAlign w:val="center"/>
            <w:hideMark/>
          </w:tcPr>
          <w:p w14:paraId="2D6AC6F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745F4E10"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Termes de Référence</w:t>
            </w:r>
          </w:p>
        </w:tc>
      </w:tr>
      <w:tr w:rsidR="0042794A" w:rsidRPr="0042794A" w14:paraId="30FB2F16" w14:textId="77777777" w:rsidTr="0042794A">
        <w:trPr>
          <w:trHeight w:val="576"/>
        </w:trPr>
        <w:tc>
          <w:tcPr>
            <w:tcW w:w="1240" w:type="dxa"/>
            <w:tcBorders>
              <w:top w:val="nil"/>
              <w:left w:val="nil"/>
              <w:bottom w:val="nil"/>
              <w:right w:val="nil"/>
            </w:tcBorders>
            <w:vAlign w:val="center"/>
            <w:hideMark/>
          </w:tcPr>
          <w:p w14:paraId="238D55B9"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UEMOA</w:t>
            </w:r>
          </w:p>
        </w:tc>
        <w:tc>
          <w:tcPr>
            <w:tcW w:w="300" w:type="dxa"/>
            <w:tcBorders>
              <w:top w:val="nil"/>
              <w:left w:val="nil"/>
              <w:bottom w:val="nil"/>
              <w:right w:val="nil"/>
            </w:tcBorders>
            <w:vAlign w:val="center"/>
            <w:hideMark/>
          </w:tcPr>
          <w:p w14:paraId="001E61B1"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289681B8"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Union Économique et Monétaire Ouest-Africaine</w:t>
            </w:r>
          </w:p>
        </w:tc>
      </w:tr>
    </w:tbl>
    <w:p w14:paraId="4BC40254" w14:textId="77777777" w:rsidR="000B2469" w:rsidRPr="0042794A" w:rsidRDefault="000B2469" w:rsidP="00AC1EC0">
      <w:pPr>
        <w:spacing w:line="276" w:lineRule="auto"/>
        <w:rPr>
          <w:rFonts w:ascii="Arial" w:hAnsi="Arial" w:cs="Arial"/>
          <w:lang w:val="fr-CA"/>
        </w:rPr>
      </w:pPr>
    </w:p>
    <w:p w14:paraId="7A9090F8" w14:textId="77777777" w:rsidR="008357C6" w:rsidRPr="003158F5" w:rsidRDefault="008357C6" w:rsidP="00AC1EC0">
      <w:pPr>
        <w:spacing w:line="276" w:lineRule="auto"/>
        <w:rPr>
          <w:rFonts w:ascii="Arial" w:hAnsi="Arial" w:cs="Arial"/>
          <w:b/>
          <w:bCs/>
        </w:rPr>
      </w:pPr>
      <w:r w:rsidRPr="003158F5">
        <w:rPr>
          <w:rFonts w:ascii="Arial" w:hAnsi="Arial" w:cs="Arial"/>
          <w:b/>
          <w:bCs/>
        </w:rPr>
        <w:br w:type="page"/>
      </w:r>
    </w:p>
    <w:p w14:paraId="0EF148C0" w14:textId="7483ACFE" w:rsidR="00511095" w:rsidRPr="008A2B78" w:rsidRDefault="00E85F4E" w:rsidP="000C366F">
      <w:pPr>
        <w:pStyle w:val="Titre1"/>
      </w:pPr>
      <w:bookmarkStart w:id="0" w:name="_Toc206432731"/>
      <w:bookmarkStart w:id="1" w:name="_Toc219216638"/>
      <w:r w:rsidRPr="008A2B78">
        <w:lastRenderedPageBreak/>
        <w:t>INTRODUCTION</w:t>
      </w:r>
      <w:bookmarkEnd w:id="0"/>
      <w:bookmarkEnd w:id="1"/>
    </w:p>
    <w:p w14:paraId="6AA5ABB3" w14:textId="21E431DA" w:rsidR="00910632" w:rsidRDefault="00910632" w:rsidP="00F662C4">
      <w:pPr>
        <w:pStyle w:val="Titre2"/>
      </w:pPr>
      <w:bookmarkStart w:id="2" w:name="_Toc219216639"/>
      <w:r>
        <w:t>Contexte et justification</w:t>
      </w:r>
      <w:bookmarkEnd w:id="2"/>
    </w:p>
    <w:p w14:paraId="5EF1F2B6" w14:textId="46085B52" w:rsidR="00C44D9C" w:rsidRPr="00112D2C" w:rsidRDefault="00C44D9C" w:rsidP="00C44D9C">
      <w:pPr>
        <w:spacing w:line="276" w:lineRule="auto"/>
        <w:jc w:val="both"/>
        <w:rPr>
          <w:rFonts w:ascii="Montserrat" w:hAnsi="Montserrat"/>
        </w:rPr>
      </w:pPr>
      <w:r w:rsidRPr="00112D2C">
        <w:rPr>
          <w:rFonts w:ascii="Montserrat" w:hAnsi="Montserrat"/>
        </w:rPr>
        <w:t xml:space="preserve">Le marché du travail au Bénin fait face à de nombreux défis structurels, malgré des efforts soutenus pour stimuler la création d'emplois. En 2021, le taux de chômage des jeunes dans la tranche d'âge de 15 à 24 ans était estimé à 16,4% selon les données de </w:t>
      </w:r>
      <w:r w:rsidR="006753B8">
        <w:rPr>
          <w:rFonts w:ascii="Montserrat" w:hAnsi="Montserrat"/>
        </w:rPr>
        <w:t>l</w:t>
      </w:r>
      <w:r w:rsidR="006753B8" w:rsidRPr="006753B8">
        <w:rPr>
          <w:rFonts w:ascii="Montserrat" w:hAnsi="Montserrat"/>
        </w:rPr>
        <w:t>’Institut National de la Statistique et de la Démographie</w:t>
      </w:r>
      <w:r w:rsidR="006753B8">
        <w:rPr>
          <w:rFonts w:ascii="Montserrat" w:hAnsi="Montserrat"/>
        </w:rPr>
        <w:t xml:space="preserve"> (INStaD</w:t>
      </w:r>
      <w:r w:rsidRPr="00112D2C">
        <w:rPr>
          <w:rFonts w:ascii="Montserrat" w:hAnsi="Montserrat"/>
        </w:rPr>
        <w:t>), ce qui reste un chiffre élevé en comparaison avec d’autres pays de la région.</w:t>
      </w:r>
    </w:p>
    <w:p w14:paraId="02F92AC7" w14:textId="409EF754" w:rsidR="00C44D9C" w:rsidRPr="00112D2C" w:rsidRDefault="00C44D9C" w:rsidP="00C44D9C">
      <w:pPr>
        <w:spacing w:line="276" w:lineRule="auto"/>
        <w:jc w:val="both"/>
        <w:rPr>
          <w:rFonts w:ascii="Montserrat" w:hAnsi="Montserrat"/>
        </w:rPr>
      </w:pPr>
      <w:r w:rsidRPr="00112D2C">
        <w:rPr>
          <w:rFonts w:ascii="Montserrat" w:hAnsi="Montserrat"/>
        </w:rPr>
        <w:t>La croissance démographique rapide et l’augmentation continue du nombre de jeunes diplômés sur le marché du travail exacerbent ces défis. En 2020, plus de 30</w:t>
      </w:r>
      <w:r w:rsidR="00D86A5A">
        <w:rPr>
          <w:rFonts w:ascii="Montserrat" w:hAnsi="Montserrat"/>
        </w:rPr>
        <w:t>.</w:t>
      </w:r>
      <w:r w:rsidRPr="00112D2C">
        <w:rPr>
          <w:rFonts w:ascii="Montserrat" w:hAnsi="Montserrat"/>
        </w:rPr>
        <w:t>000 jeunes diplômés sont venus s’ajouter à la demande de travail</w:t>
      </w:r>
      <w:r w:rsidR="00391907">
        <w:rPr>
          <w:rFonts w:ascii="Montserrat" w:hAnsi="Montserrat"/>
        </w:rPr>
        <w:t xml:space="preserve"> et ceci </w:t>
      </w:r>
      <w:r w:rsidR="00391907" w:rsidRPr="00112D2C">
        <w:rPr>
          <w:rFonts w:ascii="Montserrat" w:hAnsi="Montserrat"/>
        </w:rPr>
        <w:t>chaque année</w:t>
      </w:r>
      <w:r w:rsidRPr="00112D2C">
        <w:rPr>
          <w:rFonts w:ascii="Montserrat" w:hAnsi="Montserrat"/>
        </w:rPr>
        <w:t>. Toutefois, l'offre d'emplois formels ne parvient pas à absorber cette demande, d'où un décalage significatif entre la formation académique et les compétences requises sur le marché du travail. Cela engendre une forte proportion de jeunes surqualifiés pour les postes disponibles, ou à défaut, une entrée dans le secteur informel.</w:t>
      </w:r>
    </w:p>
    <w:p w14:paraId="2BEAD508" w14:textId="77777777" w:rsidR="00C44D9C" w:rsidRPr="00112D2C" w:rsidRDefault="00C44D9C" w:rsidP="00C44D9C">
      <w:pPr>
        <w:spacing w:line="276" w:lineRule="auto"/>
        <w:jc w:val="both"/>
        <w:rPr>
          <w:rFonts w:ascii="Montserrat" w:hAnsi="Montserrat"/>
        </w:rPr>
      </w:pPr>
      <w:r w:rsidRPr="00112D2C">
        <w:rPr>
          <w:rFonts w:ascii="Montserrat" w:hAnsi="Montserrat"/>
        </w:rPr>
        <w:t>Les données de la Banque Mondiale sur l'insertion professionnelle des jeunes au Bénin montrent que plus de 60% des jeunes diplômés peinent à trouver un emploi stable après la fin de leurs études. En outre, l’accès à des formations professionnelles adaptées aux besoins spécifiques du marché du travail reste limité, et ce malgré les initiatives gouvernementales visant à favoriser l’employabilité des jeunes.</w:t>
      </w:r>
    </w:p>
    <w:p w14:paraId="6AFB6B59" w14:textId="77777777" w:rsidR="00C44D9C" w:rsidRDefault="00C44D9C" w:rsidP="00C44D9C">
      <w:pPr>
        <w:spacing w:line="276" w:lineRule="auto"/>
        <w:jc w:val="both"/>
        <w:rPr>
          <w:rFonts w:ascii="Montserrat" w:hAnsi="Montserrat"/>
        </w:rPr>
      </w:pPr>
      <w:r w:rsidRPr="00112D2C">
        <w:rPr>
          <w:rFonts w:ascii="Montserrat" w:hAnsi="Montserrat"/>
        </w:rPr>
        <w:t>Les politiques publiques visant à résoudre ces problématiques, telles que le Programme Spécial d’Insertion à l’Emploi (PSIE), se sont inscrites dans une dynamique de soutien à la création d'emplois et à l'amélioration de l'employabilité. Cependant, des questions demeurent sur l'efficacité réelle de ces initiatives, notamment en ce qui concerne la pérennité des emplois créés et leur impact à long terme sur la réduction du chômage.</w:t>
      </w:r>
    </w:p>
    <w:p w14:paraId="1347F506" w14:textId="77777777" w:rsidR="001F0553" w:rsidRPr="00605278" w:rsidRDefault="001F0553" w:rsidP="00605278">
      <w:pPr>
        <w:spacing w:line="360" w:lineRule="auto"/>
        <w:jc w:val="both"/>
        <w:rPr>
          <w:rFonts w:ascii="Arial" w:eastAsia="Times New Roman" w:hAnsi="Arial" w:cs="Arial"/>
        </w:rPr>
      </w:pPr>
    </w:p>
    <w:p w14:paraId="52F84489" w14:textId="77777777" w:rsidR="00423C40" w:rsidRPr="00423C40" w:rsidRDefault="00423C40" w:rsidP="00423C40">
      <w:pPr>
        <w:spacing w:after="0"/>
        <w:jc w:val="both"/>
        <w:rPr>
          <w:rFonts w:ascii="Arial" w:hAnsi="Arial" w:cs="Arial"/>
        </w:rPr>
      </w:pPr>
    </w:p>
    <w:p w14:paraId="43E52F74" w14:textId="0D618119" w:rsidR="00616400" w:rsidRPr="00423C40" w:rsidRDefault="000C47FA" w:rsidP="00F662C4">
      <w:pPr>
        <w:pStyle w:val="Titre2"/>
      </w:pPr>
      <w:bookmarkStart w:id="3" w:name="_Toc219216640"/>
      <w:r w:rsidRPr="00423C40">
        <w:t>OBJECTIFS ET RESULTATS ATTENDUS</w:t>
      </w:r>
      <w:bookmarkEnd w:id="3"/>
    </w:p>
    <w:p w14:paraId="0AD1B463" w14:textId="77777777" w:rsidR="00FB62E3" w:rsidRPr="00423C40" w:rsidRDefault="00FB62E3" w:rsidP="00944601">
      <w:pPr>
        <w:pStyle w:val="Titre3"/>
      </w:pPr>
      <w:bookmarkStart w:id="4" w:name="_Toc206432736"/>
      <w:bookmarkStart w:id="5" w:name="_Toc219216641"/>
      <w:r w:rsidRPr="00423C40">
        <w:t>Objectifs de l’évaluation</w:t>
      </w:r>
      <w:bookmarkEnd w:id="4"/>
      <w:bookmarkEnd w:id="5"/>
    </w:p>
    <w:p w14:paraId="20852119" w14:textId="77777777" w:rsidR="00E23EA0" w:rsidRPr="00695764" w:rsidRDefault="00E23EA0" w:rsidP="00E23EA0">
      <w:pPr>
        <w:spacing w:line="276" w:lineRule="auto"/>
        <w:jc w:val="both"/>
        <w:rPr>
          <w:rFonts w:ascii="Montserrat" w:hAnsi="Montserrat"/>
        </w:rPr>
      </w:pPr>
      <w:r w:rsidRPr="00695764">
        <w:rPr>
          <w:rFonts w:ascii="Montserrat" w:hAnsi="Montserrat"/>
        </w:rPr>
        <w:t>L'objectif global de la présente mission est d'évaluer l'état global de la mise en œuvre du programme.</w:t>
      </w:r>
    </w:p>
    <w:p w14:paraId="2E537D6C" w14:textId="77777777" w:rsidR="00E23EA0" w:rsidRPr="00112D2C" w:rsidRDefault="00E23EA0" w:rsidP="00E23EA0">
      <w:pPr>
        <w:spacing w:line="276" w:lineRule="auto"/>
        <w:jc w:val="both"/>
        <w:rPr>
          <w:rFonts w:ascii="Montserrat" w:hAnsi="Montserrat"/>
        </w:rPr>
      </w:pPr>
      <w:r w:rsidRPr="00112D2C">
        <w:rPr>
          <w:rFonts w:ascii="Montserrat" w:hAnsi="Montserrat"/>
        </w:rPr>
        <w:t>Les objectifs spécifiques de l’évaluation sont :</w:t>
      </w:r>
    </w:p>
    <w:p w14:paraId="53FF5AB2" w14:textId="77777777" w:rsidR="00E23EA0" w:rsidRPr="00112D2C" w:rsidRDefault="00E23EA0" w:rsidP="00D05C04">
      <w:pPr>
        <w:pStyle w:val="Paragraphedeliste"/>
        <w:numPr>
          <w:ilvl w:val="0"/>
          <w:numId w:val="12"/>
        </w:numPr>
        <w:spacing w:line="276" w:lineRule="auto"/>
        <w:jc w:val="both"/>
        <w:rPr>
          <w:rFonts w:ascii="Montserrat" w:hAnsi="Montserrat"/>
        </w:rPr>
      </w:pPr>
      <w:r>
        <w:rPr>
          <w:rFonts w:ascii="Montserrat" w:hAnsi="Montserrat"/>
        </w:rPr>
        <w:t>a</w:t>
      </w:r>
      <w:r w:rsidRPr="00112D2C">
        <w:rPr>
          <w:rFonts w:ascii="Montserrat" w:hAnsi="Montserrat"/>
        </w:rPr>
        <w:t>pprécier les résultats atteints par le programme par rapport aux objectifs quantitatifs fixés</w:t>
      </w:r>
      <w:r>
        <w:rPr>
          <w:rFonts w:ascii="Montserrat" w:hAnsi="Montserrat"/>
        </w:rPr>
        <w:t> ;</w:t>
      </w:r>
    </w:p>
    <w:p w14:paraId="06473CED" w14:textId="77777777" w:rsidR="00E23EA0" w:rsidRPr="00112D2C" w:rsidRDefault="00E23EA0" w:rsidP="00D05C04">
      <w:pPr>
        <w:pStyle w:val="Paragraphedeliste"/>
        <w:numPr>
          <w:ilvl w:val="0"/>
          <w:numId w:val="12"/>
        </w:numPr>
        <w:spacing w:line="276" w:lineRule="auto"/>
        <w:jc w:val="both"/>
        <w:rPr>
          <w:rFonts w:ascii="Montserrat" w:hAnsi="Montserrat"/>
        </w:rPr>
      </w:pPr>
      <w:r>
        <w:rPr>
          <w:rFonts w:ascii="Montserrat" w:hAnsi="Montserrat"/>
        </w:rPr>
        <w:t>a</w:t>
      </w:r>
      <w:r w:rsidRPr="00112D2C">
        <w:rPr>
          <w:rFonts w:ascii="Montserrat" w:hAnsi="Montserrat"/>
        </w:rPr>
        <w:t>nalyser les dispositifs organisationnels, opérationnels et techniques du programme</w:t>
      </w:r>
      <w:r>
        <w:rPr>
          <w:rFonts w:ascii="Montserrat" w:hAnsi="Montserrat"/>
        </w:rPr>
        <w:t> ;</w:t>
      </w:r>
    </w:p>
    <w:p w14:paraId="75F916E7" w14:textId="77777777" w:rsidR="00E23EA0" w:rsidRPr="00112D2C" w:rsidRDefault="00E23EA0" w:rsidP="00D05C04">
      <w:pPr>
        <w:pStyle w:val="Paragraphedeliste"/>
        <w:numPr>
          <w:ilvl w:val="0"/>
          <w:numId w:val="12"/>
        </w:numPr>
        <w:spacing w:line="276" w:lineRule="auto"/>
        <w:jc w:val="both"/>
        <w:rPr>
          <w:rFonts w:ascii="Montserrat" w:hAnsi="Montserrat"/>
        </w:rPr>
      </w:pPr>
      <w:r>
        <w:rPr>
          <w:rFonts w:ascii="Montserrat" w:hAnsi="Montserrat"/>
        </w:rPr>
        <w:lastRenderedPageBreak/>
        <w:t>a</w:t>
      </w:r>
      <w:r w:rsidRPr="00112D2C">
        <w:rPr>
          <w:rFonts w:ascii="Montserrat" w:hAnsi="Montserrat"/>
        </w:rPr>
        <w:t>pprécier les effets à court et moyen terme du programme sur le renforcement de l'employabilité des demandeurs d'emploi bénéficiaires (allocataires) et sur les entreprises bénéficiaires</w:t>
      </w:r>
      <w:r>
        <w:rPr>
          <w:rFonts w:ascii="Montserrat" w:hAnsi="Montserrat"/>
        </w:rPr>
        <w:t> ;</w:t>
      </w:r>
    </w:p>
    <w:p w14:paraId="6FF08EB5" w14:textId="77777777" w:rsidR="00E23EA0" w:rsidRPr="00AF0174" w:rsidRDefault="00E23EA0" w:rsidP="00D05C04">
      <w:pPr>
        <w:pStyle w:val="Paragraphedeliste"/>
        <w:numPr>
          <w:ilvl w:val="0"/>
          <w:numId w:val="12"/>
        </w:numPr>
        <w:spacing w:after="0" w:line="276" w:lineRule="auto"/>
        <w:jc w:val="both"/>
        <w:rPr>
          <w:rFonts w:ascii="Montserrat" w:hAnsi="Montserrat"/>
        </w:rPr>
      </w:pPr>
      <w:r w:rsidRPr="00AF0174">
        <w:rPr>
          <w:rFonts w:ascii="Montserrat" w:hAnsi="Montserrat"/>
        </w:rPr>
        <w:t>identifier les facteurs de succès et d’échec liés à la mise en œuvre du programme</w:t>
      </w:r>
      <w:r>
        <w:rPr>
          <w:rFonts w:ascii="Montserrat" w:hAnsi="Montserrat"/>
        </w:rPr>
        <w:t xml:space="preserve"> ainsi que les apprentissages reçus, les leçons apprises et les recommandations nécessaires à la prise de décision pour l’amélioration des résultats de la nouvelle phase.</w:t>
      </w:r>
    </w:p>
    <w:p w14:paraId="0E2ADCE1" w14:textId="77777777" w:rsidR="0014649A" w:rsidRDefault="0014649A" w:rsidP="00FB62E3">
      <w:pPr>
        <w:rPr>
          <w:rFonts w:ascii="Arial" w:hAnsi="Arial" w:cs="Arial"/>
        </w:rPr>
      </w:pPr>
    </w:p>
    <w:p w14:paraId="14F70149" w14:textId="139A7BF0" w:rsidR="00C45911" w:rsidRPr="00F60528" w:rsidRDefault="00C45911" w:rsidP="00944601">
      <w:pPr>
        <w:pStyle w:val="Titre3"/>
      </w:pPr>
      <w:bookmarkStart w:id="6" w:name="_Toc219216642"/>
      <w:r w:rsidRPr="00F60528">
        <w:t>Résultats attendus</w:t>
      </w:r>
      <w:bookmarkEnd w:id="6"/>
    </w:p>
    <w:p w14:paraId="6AF69545" w14:textId="77777777" w:rsidR="005555A9" w:rsidRPr="00112D2C" w:rsidRDefault="005555A9" w:rsidP="005555A9">
      <w:pPr>
        <w:spacing w:line="276" w:lineRule="auto"/>
        <w:jc w:val="both"/>
        <w:rPr>
          <w:rFonts w:ascii="Montserrat" w:hAnsi="Montserrat"/>
          <w:b/>
          <w:bCs/>
        </w:rPr>
      </w:pPr>
      <w:r>
        <w:rPr>
          <w:rFonts w:ascii="Montserrat" w:hAnsi="Montserrat"/>
        </w:rPr>
        <w:t>Au terme de la présente mission, les résultats suivants sont attendus :</w:t>
      </w:r>
    </w:p>
    <w:p w14:paraId="10C97AAB" w14:textId="77777777" w:rsidR="005555A9" w:rsidRDefault="005555A9" w:rsidP="00D05C04">
      <w:pPr>
        <w:pStyle w:val="Paragraphedeliste"/>
        <w:numPr>
          <w:ilvl w:val="0"/>
          <w:numId w:val="13"/>
        </w:numPr>
        <w:spacing w:line="276" w:lineRule="auto"/>
        <w:jc w:val="both"/>
        <w:rPr>
          <w:rFonts w:ascii="Montserrat" w:hAnsi="Montserrat"/>
        </w:rPr>
      </w:pPr>
      <w:r>
        <w:rPr>
          <w:rFonts w:ascii="Montserrat" w:hAnsi="Montserrat"/>
        </w:rPr>
        <w:t>l</w:t>
      </w:r>
      <w:r w:rsidRPr="008F6B4A">
        <w:rPr>
          <w:rFonts w:ascii="Montserrat" w:hAnsi="Montserrat"/>
        </w:rPr>
        <w:t>a théorie de changement du programme est reconstituée</w:t>
      </w:r>
      <w:r>
        <w:rPr>
          <w:rFonts w:ascii="Montserrat" w:hAnsi="Montserrat"/>
        </w:rPr>
        <w:t> ;</w:t>
      </w:r>
    </w:p>
    <w:p w14:paraId="1C73BCAD" w14:textId="77777777" w:rsidR="005555A9" w:rsidRDefault="005555A9" w:rsidP="00D05C04">
      <w:pPr>
        <w:pStyle w:val="Paragraphedeliste"/>
        <w:numPr>
          <w:ilvl w:val="0"/>
          <w:numId w:val="13"/>
        </w:numPr>
        <w:spacing w:line="276" w:lineRule="auto"/>
        <w:jc w:val="both"/>
        <w:rPr>
          <w:rFonts w:ascii="Montserrat" w:hAnsi="Montserrat"/>
        </w:rPr>
      </w:pPr>
      <w:r>
        <w:rPr>
          <w:rFonts w:ascii="Montserrat" w:hAnsi="Montserrat"/>
        </w:rPr>
        <w:t>l</w:t>
      </w:r>
      <w:r w:rsidRPr="00BB33BD">
        <w:rPr>
          <w:rFonts w:ascii="Montserrat" w:hAnsi="Montserrat"/>
        </w:rPr>
        <w:t>e référentiel de l'évaluation est élaboré suivant les exigences du guide méthodologique national d'évaluation ;</w:t>
      </w:r>
    </w:p>
    <w:p w14:paraId="1F1A086D" w14:textId="77777777" w:rsidR="005555A9"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résultats atteints par le programme sont appréciés par rapport aux objectifs quantitatifs fixés ;</w:t>
      </w:r>
    </w:p>
    <w:p w14:paraId="44C1ED54" w14:textId="77777777" w:rsidR="005555A9" w:rsidRPr="00BB33BD"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dispositifs organisationnel, opérationnel et technique du programme sont analysés ;</w:t>
      </w:r>
    </w:p>
    <w:p w14:paraId="5EBA7E0A" w14:textId="77777777" w:rsidR="005555A9"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effets à court et moyen terme du programme sur le renforcement de l'employabilité des demandeurs d'emploi bénéficiaires du programme (allocataires) sont appréciés ;</w:t>
      </w:r>
    </w:p>
    <w:p w14:paraId="33822D42" w14:textId="77777777" w:rsidR="005555A9" w:rsidRPr="00BB33BD"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effets à court et moyen termes du programme sur les entreprises bénéficiaires sont appréciés ;</w:t>
      </w:r>
    </w:p>
    <w:p w14:paraId="240F1ED6" w14:textId="77777777" w:rsidR="005555A9"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facteurs de succès et les principaux goulots d'étranglement qui ont entravé l'atteinte des résultats du programme sont inventoriés ;</w:t>
      </w:r>
    </w:p>
    <w:p w14:paraId="731EB3C2" w14:textId="77777777" w:rsidR="005555A9"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apprentissages reçus et les leçons apprises liées à la mise en œuvre du programme sont identifiés ;</w:t>
      </w:r>
    </w:p>
    <w:p w14:paraId="231B6B4E" w14:textId="2CEAF167" w:rsidR="00C45911" w:rsidRPr="008E1136"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 xml:space="preserve">des recommandations sont formulées pour la prise de décision et pour l'amélioration des résultats de la deuxième </w:t>
      </w:r>
      <w:r w:rsidR="008E1136" w:rsidRPr="00F86F6F">
        <w:rPr>
          <w:rFonts w:ascii="Montserrat" w:hAnsi="Montserrat"/>
        </w:rPr>
        <w:t xml:space="preserve">phase.  </w:t>
      </w:r>
    </w:p>
    <w:p w14:paraId="2B97F62E" w14:textId="78FA854E" w:rsidR="008E1136" w:rsidRPr="00BB3EAE" w:rsidRDefault="00F86F6F" w:rsidP="008E1136">
      <w:pPr>
        <w:spacing w:line="276" w:lineRule="auto"/>
        <w:jc w:val="both"/>
        <w:rPr>
          <w:rFonts w:ascii="Montserrat" w:hAnsi="Montserrat"/>
          <w:color w:val="E97132" w:themeColor="accent2"/>
        </w:rPr>
      </w:pPr>
      <w:r>
        <w:rPr>
          <w:rFonts w:ascii="Montserrat" w:hAnsi="Montserrat"/>
          <w:color w:val="BF4E14" w:themeColor="accent2" w:themeShade="BF"/>
        </w:rPr>
        <w:t xml:space="preserve">Conformément à leur </w:t>
      </w:r>
      <w:r w:rsidR="00E20109">
        <w:rPr>
          <w:rFonts w:ascii="Montserrat" w:hAnsi="Montserrat"/>
          <w:color w:val="BF4E14" w:themeColor="accent2" w:themeShade="BF"/>
        </w:rPr>
        <w:t>méthodologie</w:t>
      </w:r>
      <w:r w:rsidR="00BB3EAE">
        <w:rPr>
          <w:rFonts w:ascii="Montserrat" w:hAnsi="Montserrat"/>
          <w:color w:val="E97132" w:themeColor="accent2"/>
        </w:rPr>
        <w:t xml:space="preserve">, </w:t>
      </w:r>
      <w:r w:rsidR="00E20109">
        <w:rPr>
          <w:rFonts w:ascii="Montserrat" w:hAnsi="Montserrat"/>
          <w:color w:val="E97132" w:themeColor="accent2"/>
        </w:rPr>
        <w:t>à ce niveau, je pense qu’</w:t>
      </w:r>
      <w:r w:rsidR="00BB3EAE">
        <w:rPr>
          <w:rFonts w:ascii="Montserrat" w:hAnsi="Montserrat"/>
          <w:color w:val="E97132" w:themeColor="accent2"/>
        </w:rPr>
        <w:t xml:space="preserve">il faut annoncer le plan de </w:t>
      </w:r>
      <w:r w:rsidR="00E93690">
        <w:rPr>
          <w:rFonts w:ascii="Montserrat" w:hAnsi="Montserrat"/>
          <w:color w:val="E97132" w:themeColor="accent2"/>
        </w:rPr>
        <w:t>rédaction si nous voulons re</w:t>
      </w:r>
      <w:r w:rsidR="00E20109">
        <w:rPr>
          <w:rFonts w:ascii="Montserrat" w:hAnsi="Montserrat"/>
          <w:color w:val="E97132" w:themeColor="accent2"/>
        </w:rPr>
        <w:t xml:space="preserve">specter leur schéma. </w:t>
      </w:r>
      <w:r w:rsidR="00F46629">
        <w:rPr>
          <w:rFonts w:ascii="Montserrat" w:hAnsi="Montserrat"/>
          <w:color w:val="E97132" w:themeColor="accent2"/>
        </w:rPr>
        <w:t xml:space="preserve"> </w:t>
      </w:r>
    </w:p>
    <w:p w14:paraId="10A7BADD" w14:textId="77777777" w:rsidR="001560EB" w:rsidRDefault="001560EB" w:rsidP="00D51C99">
      <w:pPr>
        <w:spacing w:after="0"/>
        <w:rPr>
          <w:rFonts w:ascii="Arial" w:hAnsi="Arial" w:cs="Arial"/>
        </w:rPr>
      </w:pPr>
    </w:p>
    <w:p w14:paraId="30F6C402" w14:textId="0E86A3EC" w:rsidR="00973DDC" w:rsidRPr="00417E8A" w:rsidRDefault="00973DDC" w:rsidP="000C366F">
      <w:pPr>
        <w:pStyle w:val="Titre1"/>
      </w:pPr>
      <w:bookmarkStart w:id="7" w:name="_Toc219216643"/>
      <w:r w:rsidRPr="00417E8A">
        <w:t>DEMARCHE METHODOLOGIQUE D</w:t>
      </w:r>
      <w:r w:rsidR="00084740" w:rsidRPr="00417E8A">
        <w:t>E L</w:t>
      </w:r>
      <w:r w:rsidRPr="00417E8A">
        <w:t>’EVALUATION</w:t>
      </w:r>
      <w:bookmarkEnd w:id="7"/>
    </w:p>
    <w:p w14:paraId="64052E55" w14:textId="59EAEA61" w:rsidR="00F662C4" w:rsidRPr="00417E8A" w:rsidRDefault="00417E8A" w:rsidP="0040752B">
      <w:pPr>
        <w:spacing w:line="276" w:lineRule="auto"/>
        <w:jc w:val="both"/>
        <w:rPr>
          <w:rFonts w:ascii="Montserrat" w:eastAsia="Times New Roman" w:hAnsi="Montserrat" w:cs="Arial"/>
        </w:rPr>
      </w:pPr>
      <w:r w:rsidRPr="00417E8A">
        <w:rPr>
          <w:rFonts w:ascii="Montserrat" w:eastAsia="Times New Roman" w:hAnsi="Montserrat" w:cs="Arial"/>
        </w:rPr>
        <w:t>La démarche de conduite de la présente mission s’articule en huit (8) points présentés ci-dessous :</w:t>
      </w:r>
    </w:p>
    <w:p w14:paraId="7ECD3615" w14:textId="7141AA99" w:rsidR="00580FEE" w:rsidRPr="00417E8A" w:rsidRDefault="008A28F6" w:rsidP="0040752B">
      <w:pPr>
        <w:pStyle w:val="Titre2"/>
      </w:pPr>
      <w:bookmarkStart w:id="8" w:name="_Toc219216644"/>
      <w:r w:rsidRPr="00417E8A">
        <w:t>Recrutement de l’équipe d’évaluation</w:t>
      </w:r>
      <w:bookmarkEnd w:id="8"/>
    </w:p>
    <w:p w14:paraId="4406E497" w14:textId="50013FD6" w:rsidR="003A1799" w:rsidRPr="00417E8A" w:rsidRDefault="00E53B69" w:rsidP="00E53B69">
      <w:pPr>
        <w:spacing w:line="276" w:lineRule="auto"/>
        <w:jc w:val="both"/>
        <w:rPr>
          <w:rFonts w:ascii="Montserrat" w:hAnsi="Montserrat"/>
        </w:rPr>
      </w:pPr>
      <w:r>
        <w:rPr>
          <w:rFonts w:ascii="Montserrat" w:hAnsi="Montserrat"/>
        </w:rPr>
        <w:t>Cette phase a été conduite suivant les disposition</w:t>
      </w:r>
      <w:r w:rsidR="00171482">
        <w:rPr>
          <w:rFonts w:ascii="Montserrat" w:hAnsi="Montserrat"/>
        </w:rPr>
        <w:t>s</w:t>
      </w:r>
      <w:r>
        <w:rPr>
          <w:rFonts w:ascii="Montserrat" w:hAnsi="Montserrat"/>
        </w:rPr>
        <w:t xml:space="preserve"> de passation des marchés publics</w:t>
      </w:r>
      <w:r w:rsidR="00171482">
        <w:rPr>
          <w:rFonts w:ascii="Montserrat" w:hAnsi="Montserrat"/>
        </w:rPr>
        <w:t xml:space="preserve"> au bout desquelles</w:t>
      </w:r>
      <w:r w:rsidR="001762B0">
        <w:rPr>
          <w:rFonts w:ascii="Montserrat" w:hAnsi="Montserrat"/>
        </w:rPr>
        <w:t xml:space="preserve"> un cabinet a été retenu pour conduire les travaux d’évaluation du PSIE.</w:t>
      </w:r>
      <w:r w:rsidR="006249C7">
        <w:rPr>
          <w:rFonts w:ascii="Montserrat" w:hAnsi="Montserrat"/>
        </w:rPr>
        <w:t xml:space="preserve"> Les termes de référence validés constituent les bases </w:t>
      </w:r>
      <w:r w:rsidR="005E42E9">
        <w:rPr>
          <w:rFonts w:ascii="Montserrat" w:hAnsi="Montserrat"/>
        </w:rPr>
        <w:t>ayant encadrées le déroulement de cette première étape.</w:t>
      </w:r>
    </w:p>
    <w:p w14:paraId="57A74B8A" w14:textId="77777777" w:rsidR="003A1799" w:rsidRPr="00417E8A" w:rsidRDefault="003A1799" w:rsidP="0040752B">
      <w:pPr>
        <w:spacing w:line="276" w:lineRule="auto"/>
        <w:rPr>
          <w:rFonts w:ascii="Montserrat" w:hAnsi="Montserrat"/>
        </w:rPr>
      </w:pPr>
    </w:p>
    <w:p w14:paraId="416D92BD" w14:textId="77777777" w:rsidR="00D148A0" w:rsidRPr="00417E8A" w:rsidRDefault="00D148A0" w:rsidP="0040752B">
      <w:pPr>
        <w:pStyle w:val="Titre2"/>
      </w:pPr>
      <w:bookmarkStart w:id="9" w:name="_Toc219216645"/>
      <w:r w:rsidRPr="00417E8A">
        <w:lastRenderedPageBreak/>
        <w:t>Séance de cadrage de la mission</w:t>
      </w:r>
      <w:bookmarkEnd w:id="9"/>
    </w:p>
    <w:p w14:paraId="3E1122DE" w14:textId="4D35032E" w:rsidR="003A1799" w:rsidRPr="00417E8A" w:rsidRDefault="00485F3C" w:rsidP="00AA1961">
      <w:pPr>
        <w:spacing w:after="0" w:line="276" w:lineRule="auto"/>
        <w:jc w:val="both"/>
        <w:rPr>
          <w:rFonts w:ascii="Montserrat" w:hAnsi="Montserrat"/>
        </w:rPr>
      </w:pPr>
      <w:r>
        <w:rPr>
          <w:rFonts w:ascii="Montserrat" w:hAnsi="Montserrat"/>
        </w:rPr>
        <w:t xml:space="preserve">Une séance de cadrage s’est tenue dans les locaux de l’ANPE le </w:t>
      </w:r>
      <w:r w:rsidR="00E907D5">
        <w:rPr>
          <w:rFonts w:ascii="Montserrat" w:hAnsi="Montserrat"/>
        </w:rPr>
        <w:t>mardi 2</w:t>
      </w:r>
      <w:r w:rsidR="001A5A15">
        <w:rPr>
          <w:rFonts w:ascii="Montserrat" w:hAnsi="Montserrat"/>
        </w:rPr>
        <w:t>4</w:t>
      </w:r>
      <w:r w:rsidR="00E907D5">
        <w:rPr>
          <w:rFonts w:ascii="Montserrat" w:hAnsi="Montserrat"/>
        </w:rPr>
        <w:t xml:space="preserve"> novembre 2025.</w:t>
      </w:r>
      <w:r w:rsidR="0078731A">
        <w:rPr>
          <w:rFonts w:ascii="Montserrat" w:hAnsi="Montserrat"/>
        </w:rPr>
        <w:t xml:space="preserve"> Cette séance a permis de présenter l’approche méthodologique proposée et les discussions relatives à son amélioration ont été effectuées.</w:t>
      </w:r>
      <w:r w:rsidR="0065047B">
        <w:rPr>
          <w:rFonts w:ascii="Montserrat" w:hAnsi="Montserrat"/>
        </w:rPr>
        <w:t xml:space="preserve"> Ces différentes observations ont été prises en compte et ont permis d’aboutir à la présente version du rapport de démarrage de l’évaluation finale du PSIE.</w:t>
      </w:r>
    </w:p>
    <w:p w14:paraId="2F91139C" w14:textId="4E92D607" w:rsidR="00580FEE" w:rsidRPr="00417E8A" w:rsidRDefault="00580FEE" w:rsidP="0040752B">
      <w:pPr>
        <w:spacing w:line="276" w:lineRule="auto"/>
        <w:jc w:val="both"/>
        <w:rPr>
          <w:rFonts w:ascii="Montserrat" w:eastAsia="Times New Roman" w:hAnsi="Montserrat" w:cs="Arial"/>
        </w:rPr>
      </w:pPr>
    </w:p>
    <w:p w14:paraId="77562175" w14:textId="681A5F36" w:rsidR="00580FEE" w:rsidRPr="00417E8A" w:rsidRDefault="0079752C" w:rsidP="00AA1961">
      <w:pPr>
        <w:pStyle w:val="Titre2"/>
        <w:spacing w:after="0"/>
      </w:pPr>
      <w:bookmarkStart w:id="10" w:name="_Toc219216646"/>
      <w:r w:rsidRPr="00417E8A">
        <w:t xml:space="preserve">Élaboration du référentiel d'évaluation ou rapport de démarrage composé : de la théorie de changement, de la matrice d'évaluation, des outils de collecte de données par l'équipe </w:t>
      </w:r>
      <w:commentRangeStart w:id="11"/>
      <w:r w:rsidRPr="00417E8A">
        <w:t>d'évaluation</w:t>
      </w:r>
      <w:commentRangeEnd w:id="11"/>
      <w:r w:rsidR="007762B6">
        <w:rPr>
          <w:rStyle w:val="Marquedecommentaire"/>
          <w:rFonts w:asciiTheme="minorHAnsi" w:eastAsiaTheme="minorEastAsia" w:hAnsiTheme="minorHAnsi" w:cstheme="minorBidi"/>
          <w:b w:val="0"/>
          <w:bCs w:val="0"/>
        </w:rPr>
        <w:commentReference w:id="11"/>
      </w:r>
      <w:r w:rsidR="00E570F3">
        <w:t>.</w:t>
      </w:r>
      <w:bookmarkEnd w:id="10"/>
      <w:r w:rsidR="00E570F3">
        <w:t xml:space="preserve"> </w:t>
      </w:r>
    </w:p>
    <w:p w14:paraId="3E4E9059" w14:textId="7D69E5BB" w:rsidR="00580FEE" w:rsidRPr="006D7D46" w:rsidRDefault="00580FEE" w:rsidP="00CD6A1C">
      <w:pPr>
        <w:spacing w:after="0" w:line="276" w:lineRule="auto"/>
        <w:jc w:val="both"/>
        <w:rPr>
          <w:rFonts w:ascii="Montserrat" w:eastAsia="Times New Roman" w:hAnsi="Montserrat" w:cs="Arial"/>
          <w:color w:val="000000" w:themeColor="text1"/>
        </w:rPr>
      </w:pPr>
      <w:r w:rsidRPr="006D7D46">
        <w:rPr>
          <w:rFonts w:ascii="Montserrat" w:eastAsia="Times New Roman" w:hAnsi="Montserrat" w:cs="Arial"/>
          <w:color w:val="000000" w:themeColor="text1"/>
        </w:rPr>
        <w:t>Au terme de l’atelier de cadrage, l’équipe de consultants a proposé un projet d’élaboration du référentiel d’évaluation décrivant le contexte, la méthodologie, la matrice d’évaluation, la théorie du changement</w:t>
      </w:r>
      <w:r w:rsidR="00EE6452">
        <w:rPr>
          <w:rFonts w:ascii="Montserrat" w:eastAsia="Times New Roman" w:hAnsi="Montserrat" w:cs="Arial"/>
          <w:color w:val="000000" w:themeColor="text1"/>
        </w:rPr>
        <w:t xml:space="preserve"> reconstituée</w:t>
      </w:r>
      <w:r w:rsidRPr="006D7D46">
        <w:rPr>
          <w:rFonts w:ascii="Montserrat" w:eastAsia="Times New Roman" w:hAnsi="Montserrat" w:cs="Arial"/>
          <w:color w:val="000000" w:themeColor="text1"/>
        </w:rPr>
        <w:t xml:space="preserve">, les outils de collecte de données et le protocole du traitement et d’analyse. </w:t>
      </w:r>
      <w:r w:rsidR="008F49A0">
        <w:rPr>
          <w:rFonts w:ascii="Montserrat" w:eastAsia="Times New Roman" w:hAnsi="Montserrat" w:cs="Arial"/>
          <w:color w:val="000000" w:themeColor="text1"/>
        </w:rPr>
        <w:t xml:space="preserve">Ce projet de référentiel sera soumis au comité </w:t>
      </w:r>
      <w:r w:rsidR="007F71DE">
        <w:rPr>
          <w:rFonts w:ascii="Montserrat" w:eastAsia="Times New Roman" w:hAnsi="Montserrat" w:cs="Arial"/>
          <w:color w:val="000000" w:themeColor="text1"/>
        </w:rPr>
        <w:t xml:space="preserve">de pilotage pour lecture et amendement </w:t>
      </w:r>
      <w:r w:rsidR="00D91CF8">
        <w:rPr>
          <w:rFonts w:ascii="Montserrat" w:eastAsia="Times New Roman" w:hAnsi="Montserrat" w:cs="Arial"/>
          <w:color w:val="000000" w:themeColor="text1"/>
        </w:rPr>
        <w:t>pour des fins d’amélioration.</w:t>
      </w:r>
    </w:p>
    <w:p w14:paraId="661F62DB" w14:textId="77777777" w:rsidR="009123D8" w:rsidRPr="006D7D46" w:rsidRDefault="009123D8" w:rsidP="00CD6A1C">
      <w:pPr>
        <w:spacing w:after="0" w:line="276" w:lineRule="auto"/>
        <w:jc w:val="both"/>
        <w:rPr>
          <w:rFonts w:ascii="Montserrat" w:eastAsia="Times New Roman" w:hAnsi="Montserrat" w:cs="Arial"/>
          <w:color w:val="000000" w:themeColor="text1"/>
        </w:rPr>
      </w:pPr>
    </w:p>
    <w:p w14:paraId="0CD68454" w14:textId="737D24BD" w:rsidR="00580FEE" w:rsidRPr="00417E8A" w:rsidRDefault="00D20CFA" w:rsidP="0040752B">
      <w:pPr>
        <w:pStyle w:val="Titre2"/>
      </w:pPr>
      <w:bookmarkStart w:id="12" w:name="_Toc219216647"/>
      <w:r w:rsidRPr="00417E8A">
        <w:t xml:space="preserve">La validation du référentiel d'évaluation par </w:t>
      </w:r>
      <w:r w:rsidR="00906DF7">
        <w:t>le comité de pilotage</w:t>
      </w:r>
      <w:bookmarkEnd w:id="12"/>
    </w:p>
    <w:p w14:paraId="1AF6F200" w14:textId="1BA34D6E" w:rsidR="00CD6A1C" w:rsidRDefault="007B5B06" w:rsidP="00CD6A1C">
      <w:pPr>
        <w:spacing w:after="0" w:line="276" w:lineRule="auto"/>
        <w:jc w:val="both"/>
        <w:rPr>
          <w:rFonts w:ascii="Montserrat" w:eastAsia="Times New Roman" w:hAnsi="Montserrat" w:cs="Arial"/>
          <w:color w:val="000000" w:themeColor="text1"/>
        </w:rPr>
      </w:pPr>
      <w:r>
        <w:rPr>
          <w:rFonts w:ascii="Montserrat" w:eastAsia="Times New Roman" w:hAnsi="Montserrat" w:cs="Arial"/>
          <w:color w:val="000000" w:themeColor="text1"/>
        </w:rPr>
        <w:t>Le</w:t>
      </w:r>
      <w:r w:rsidR="0006720B">
        <w:rPr>
          <w:rFonts w:ascii="Montserrat" w:eastAsia="Times New Roman" w:hAnsi="Montserrat" w:cs="Arial"/>
          <w:color w:val="000000" w:themeColor="text1"/>
        </w:rPr>
        <w:t xml:space="preserve">s amendements </w:t>
      </w:r>
      <w:r w:rsidR="00966018">
        <w:rPr>
          <w:rFonts w:ascii="Montserrat" w:eastAsia="Times New Roman" w:hAnsi="Montserrat" w:cs="Arial"/>
          <w:color w:val="000000" w:themeColor="text1"/>
        </w:rPr>
        <w:t xml:space="preserve">faits par </w:t>
      </w:r>
      <w:r w:rsidR="00CD6A1C">
        <w:rPr>
          <w:rFonts w:ascii="Montserrat" w:eastAsia="Times New Roman" w:hAnsi="Montserrat" w:cs="Arial"/>
          <w:color w:val="000000" w:themeColor="text1"/>
        </w:rPr>
        <w:t>l</w:t>
      </w:r>
      <w:r w:rsidR="00966018">
        <w:rPr>
          <w:rFonts w:ascii="Montserrat" w:eastAsia="Times New Roman" w:hAnsi="Montserrat" w:cs="Arial"/>
          <w:color w:val="000000" w:themeColor="text1"/>
        </w:rPr>
        <w:t xml:space="preserve">e comité technique en vue d’améliorer le référentiel de l’évaluation seront pris en compte par l’équipe d’évaluation en </w:t>
      </w:r>
      <w:r w:rsidR="00AA1961">
        <w:rPr>
          <w:rFonts w:ascii="Montserrat" w:eastAsia="Times New Roman" w:hAnsi="Montserrat" w:cs="Arial"/>
          <w:color w:val="000000" w:themeColor="text1"/>
        </w:rPr>
        <w:t xml:space="preserve">vue </w:t>
      </w:r>
      <w:r w:rsidR="00966018">
        <w:rPr>
          <w:rFonts w:ascii="Montserrat" w:eastAsia="Times New Roman" w:hAnsi="Montserrat" w:cs="Arial"/>
          <w:color w:val="000000" w:themeColor="text1"/>
        </w:rPr>
        <w:t>de sa validation.</w:t>
      </w:r>
    </w:p>
    <w:p w14:paraId="477DC50B" w14:textId="77777777" w:rsidR="00CD6A1C" w:rsidRPr="00D856C2" w:rsidRDefault="00CD6A1C" w:rsidP="00CD6A1C">
      <w:pPr>
        <w:spacing w:after="0" w:line="276" w:lineRule="auto"/>
        <w:jc w:val="both"/>
        <w:rPr>
          <w:rFonts w:ascii="Montserrat" w:eastAsia="Times New Roman" w:hAnsi="Montserrat" w:cs="Arial"/>
          <w:color w:val="000000" w:themeColor="text1"/>
        </w:rPr>
      </w:pPr>
    </w:p>
    <w:p w14:paraId="255EDC55" w14:textId="5D0A2E52" w:rsidR="00580FEE" w:rsidRPr="00417E8A" w:rsidRDefault="00BD77BD" w:rsidP="0040752B">
      <w:pPr>
        <w:pStyle w:val="Titre2"/>
      </w:pPr>
      <w:bookmarkStart w:id="13" w:name="_Toc219216648"/>
      <w:r w:rsidRPr="00417E8A">
        <w:t>La collecte des données par l'équipe d'évaluation</w:t>
      </w:r>
      <w:bookmarkEnd w:id="13"/>
    </w:p>
    <w:p w14:paraId="67BB6734" w14:textId="402F92C9" w:rsidR="00F078BE" w:rsidRPr="00417E8A" w:rsidRDefault="0059566D" w:rsidP="00DF3780">
      <w:pPr>
        <w:spacing w:after="0" w:line="276" w:lineRule="auto"/>
        <w:jc w:val="both"/>
        <w:rPr>
          <w:rFonts w:ascii="Montserrat" w:eastAsia="Times New Roman" w:hAnsi="Montserrat" w:cs="Arial"/>
        </w:rPr>
      </w:pPr>
      <w:r>
        <w:rPr>
          <w:rFonts w:ascii="Montserrat" w:eastAsia="Times New Roman" w:hAnsi="Montserrat" w:cs="Arial"/>
        </w:rPr>
        <w:t>Une foie le référentiel de l’évaluation validé, l’équipe d’évaluation va organiser la collecte des données auprès des acteurs clés.</w:t>
      </w:r>
      <w:r w:rsidR="00C20D1C">
        <w:rPr>
          <w:rFonts w:ascii="Montserrat" w:eastAsia="Times New Roman" w:hAnsi="Montserrat" w:cs="Arial"/>
        </w:rPr>
        <w:t xml:space="preserve"> Elle permettra de recueillir des données </w:t>
      </w:r>
      <w:r w:rsidR="00722885">
        <w:rPr>
          <w:rFonts w:ascii="Montserrat" w:eastAsia="Times New Roman" w:hAnsi="Montserrat" w:cs="Arial"/>
        </w:rPr>
        <w:t xml:space="preserve">quantitatives et qualitatives pertinentes pour répondre à toutes les questions évaluatives </w:t>
      </w:r>
      <w:r w:rsidR="008119FD">
        <w:rPr>
          <w:rFonts w:ascii="Montserrat" w:eastAsia="Times New Roman" w:hAnsi="Montserrat" w:cs="Arial"/>
        </w:rPr>
        <w:t xml:space="preserve">contenues dans le </w:t>
      </w:r>
      <w:commentRangeStart w:id="14"/>
      <w:r w:rsidR="008119FD">
        <w:rPr>
          <w:rFonts w:ascii="Montserrat" w:eastAsia="Times New Roman" w:hAnsi="Montserrat" w:cs="Arial"/>
        </w:rPr>
        <w:t>référentiel de l’évaluation.</w:t>
      </w:r>
      <w:commentRangeEnd w:id="14"/>
      <w:r w:rsidR="00590961">
        <w:rPr>
          <w:rStyle w:val="Marquedecommentaire"/>
        </w:rPr>
        <w:commentReference w:id="14"/>
      </w:r>
    </w:p>
    <w:p w14:paraId="2C2E9C91" w14:textId="77777777" w:rsidR="00F078BE" w:rsidRPr="00417E8A" w:rsidRDefault="00F078BE" w:rsidP="00DF3780">
      <w:pPr>
        <w:spacing w:after="0" w:line="276" w:lineRule="auto"/>
        <w:jc w:val="both"/>
        <w:rPr>
          <w:rFonts w:ascii="Montserrat" w:eastAsia="Times New Roman" w:hAnsi="Montserrat" w:cs="Arial"/>
        </w:rPr>
      </w:pPr>
    </w:p>
    <w:p w14:paraId="44E0010F" w14:textId="77777777" w:rsidR="00F078BE" w:rsidRPr="00417E8A" w:rsidRDefault="00F078BE" w:rsidP="0040752B">
      <w:pPr>
        <w:pStyle w:val="Titre2"/>
      </w:pPr>
      <w:bookmarkStart w:id="15" w:name="_Toc219216649"/>
      <w:r w:rsidRPr="00417E8A">
        <w:t>L’élaboration du rapport provisoire par l'équipe d'évaluation et sa validation par l'instance d'évaluation</w:t>
      </w:r>
      <w:bookmarkEnd w:id="15"/>
    </w:p>
    <w:p w14:paraId="2C7EAA05" w14:textId="43CD1B3A" w:rsidR="007B5B06" w:rsidRPr="00D856C2" w:rsidRDefault="007B5B06" w:rsidP="00564862">
      <w:pPr>
        <w:spacing w:after="0" w:line="276" w:lineRule="auto"/>
        <w:jc w:val="both"/>
        <w:rPr>
          <w:rFonts w:ascii="Montserrat" w:eastAsia="Times New Roman" w:hAnsi="Montserrat" w:cs="Arial"/>
          <w:color w:val="000000" w:themeColor="text1"/>
        </w:rPr>
      </w:pPr>
      <w:r w:rsidRPr="00D856C2">
        <w:rPr>
          <w:rFonts w:ascii="Montserrat" w:eastAsia="Times New Roman" w:hAnsi="Montserrat" w:cs="Arial"/>
          <w:color w:val="000000" w:themeColor="text1"/>
        </w:rPr>
        <w:t xml:space="preserve">À l’issue du traitement et </w:t>
      </w:r>
      <w:r w:rsidR="00B65811">
        <w:rPr>
          <w:rFonts w:ascii="Montserrat" w:eastAsia="Times New Roman" w:hAnsi="Montserrat" w:cs="Arial"/>
          <w:color w:val="000000" w:themeColor="text1"/>
        </w:rPr>
        <w:t xml:space="preserve">de </w:t>
      </w:r>
      <w:r w:rsidRPr="00D856C2">
        <w:rPr>
          <w:rFonts w:ascii="Montserrat" w:eastAsia="Times New Roman" w:hAnsi="Montserrat" w:cs="Arial"/>
          <w:color w:val="000000" w:themeColor="text1"/>
        </w:rPr>
        <w:t>l’analyse de</w:t>
      </w:r>
      <w:r w:rsidR="00B65811">
        <w:rPr>
          <w:rFonts w:ascii="Montserrat" w:eastAsia="Times New Roman" w:hAnsi="Montserrat" w:cs="Arial"/>
          <w:color w:val="000000" w:themeColor="text1"/>
        </w:rPr>
        <w:t>s</w:t>
      </w:r>
      <w:r w:rsidRPr="00D856C2">
        <w:rPr>
          <w:rFonts w:ascii="Montserrat" w:eastAsia="Times New Roman" w:hAnsi="Montserrat" w:cs="Arial"/>
          <w:color w:val="000000" w:themeColor="text1"/>
        </w:rPr>
        <w:t xml:space="preserve"> données, le </w:t>
      </w:r>
      <w:r w:rsidRPr="00D856C2">
        <w:rPr>
          <w:rFonts w:ascii="Montserrat" w:eastAsia="Times New Roman" w:hAnsi="Montserrat" w:cs="Arial"/>
          <w:bCs/>
          <w:color w:val="000000" w:themeColor="text1"/>
        </w:rPr>
        <w:t xml:space="preserve">rapport provisoire </w:t>
      </w:r>
      <w:r w:rsidRPr="00D856C2">
        <w:rPr>
          <w:rFonts w:ascii="Montserrat" w:eastAsia="Times New Roman" w:hAnsi="Montserrat" w:cs="Arial"/>
          <w:color w:val="000000" w:themeColor="text1"/>
        </w:rPr>
        <w:t xml:space="preserve">sera rédigé et soumis au </w:t>
      </w:r>
      <w:r w:rsidRPr="00D856C2">
        <w:rPr>
          <w:rFonts w:ascii="Montserrat" w:eastAsia="Times New Roman" w:hAnsi="Montserrat" w:cs="Arial"/>
          <w:bCs/>
          <w:color w:val="000000" w:themeColor="text1"/>
        </w:rPr>
        <w:t xml:space="preserve">Comité </w:t>
      </w:r>
      <w:r w:rsidR="00B65811">
        <w:rPr>
          <w:rFonts w:ascii="Montserrat" w:eastAsia="Times New Roman" w:hAnsi="Montserrat" w:cs="Arial"/>
          <w:bCs/>
          <w:color w:val="000000" w:themeColor="text1"/>
        </w:rPr>
        <w:t>de pilotage</w:t>
      </w:r>
      <w:r w:rsidRPr="00D856C2">
        <w:rPr>
          <w:rFonts w:ascii="Montserrat" w:eastAsia="Times New Roman" w:hAnsi="Montserrat" w:cs="Arial"/>
          <w:color w:val="000000" w:themeColor="text1"/>
        </w:rPr>
        <w:t xml:space="preserve"> pour examen et enrichissement. Les observations issues de cet atelier permettront d’affiner les analyses, d’améliorer la structure du rapport et d’assurer la conformité aux attentes méthodologiques et institutionnelles.</w:t>
      </w:r>
    </w:p>
    <w:p w14:paraId="5E3305B8" w14:textId="77777777" w:rsidR="00F078BE" w:rsidRPr="002147D1" w:rsidRDefault="00F078BE" w:rsidP="00564862">
      <w:pPr>
        <w:spacing w:after="0" w:line="276" w:lineRule="auto"/>
        <w:jc w:val="both"/>
        <w:rPr>
          <w:rFonts w:ascii="Montserrat" w:hAnsi="Montserrat"/>
        </w:rPr>
      </w:pPr>
    </w:p>
    <w:p w14:paraId="666F5F53" w14:textId="54162DBA" w:rsidR="00F078BE" w:rsidRPr="00F078BE" w:rsidRDefault="00F078BE" w:rsidP="00F662C4">
      <w:pPr>
        <w:pStyle w:val="Titre2"/>
      </w:pPr>
      <w:bookmarkStart w:id="16" w:name="_Toc219216650"/>
      <w:r w:rsidRPr="00F078BE">
        <w:t>La prise en compte des observations d</w:t>
      </w:r>
      <w:r w:rsidR="00CE6C76">
        <w:t xml:space="preserve">u comité de pilotage </w:t>
      </w:r>
      <w:r w:rsidRPr="00F078BE">
        <w:t>pour l'enrichissement du rapport</w:t>
      </w:r>
      <w:bookmarkEnd w:id="16"/>
    </w:p>
    <w:p w14:paraId="59A8DA2D" w14:textId="6E244D57" w:rsidR="00F078BE" w:rsidRDefault="00EE5B3E" w:rsidP="00F078BE">
      <w:pPr>
        <w:spacing w:line="276" w:lineRule="auto"/>
        <w:jc w:val="both"/>
        <w:rPr>
          <w:rFonts w:ascii="Montserrat" w:hAnsi="Montserrat"/>
        </w:rPr>
      </w:pPr>
      <w:r>
        <w:rPr>
          <w:rFonts w:ascii="Montserrat" w:hAnsi="Montserrat"/>
        </w:rPr>
        <w:t>A l’issue des travaux d</w:t>
      </w:r>
      <w:r w:rsidR="00FA537C">
        <w:rPr>
          <w:rFonts w:ascii="Montserrat" w:hAnsi="Montserrat"/>
        </w:rPr>
        <w:t xml:space="preserve">’enrichissement du rapport provisoire soumis au comité de pilotage, </w:t>
      </w:r>
      <w:r w:rsidR="000E7040">
        <w:rPr>
          <w:rFonts w:ascii="Montserrat" w:hAnsi="Montserrat"/>
        </w:rPr>
        <w:t xml:space="preserve">les différentes observations et contributions seront prises en compte par l’équipe d’évaluation </w:t>
      </w:r>
      <w:r w:rsidR="00520013">
        <w:rPr>
          <w:rFonts w:ascii="Montserrat" w:hAnsi="Montserrat"/>
        </w:rPr>
        <w:t>en vue de la validation du rapport.</w:t>
      </w:r>
    </w:p>
    <w:p w14:paraId="4EB17BBE" w14:textId="77777777" w:rsidR="00F662C4" w:rsidRDefault="00F662C4" w:rsidP="00F078BE">
      <w:pPr>
        <w:spacing w:line="276" w:lineRule="auto"/>
        <w:jc w:val="both"/>
        <w:rPr>
          <w:rFonts w:ascii="Montserrat" w:hAnsi="Montserrat"/>
        </w:rPr>
      </w:pPr>
    </w:p>
    <w:p w14:paraId="34316E2E" w14:textId="77777777" w:rsidR="00F662C4" w:rsidRPr="002147D1" w:rsidRDefault="00F662C4" w:rsidP="00F078BE">
      <w:pPr>
        <w:spacing w:line="276" w:lineRule="auto"/>
        <w:jc w:val="both"/>
        <w:rPr>
          <w:rFonts w:ascii="Montserrat" w:hAnsi="Montserrat"/>
        </w:rPr>
      </w:pPr>
    </w:p>
    <w:p w14:paraId="3DC6E72F" w14:textId="77777777" w:rsidR="00F078BE" w:rsidRPr="0040752B" w:rsidRDefault="00F078BE" w:rsidP="00F662C4">
      <w:pPr>
        <w:pStyle w:val="Titre2"/>
      </w:pPr>
      <w:bookmarkStart w:id="17" w:name="_Toc219216651"/>
      <w:r w:rsidRPr="0040752B">
        <w:lastRenderedPageBreak/>
        <w:t>La validation du rapport final.</w:t>
      </w:r>
      <w:bookmarkEnd w:id="17"/>
    </w:p>
    <w:p w14:paraId="14F72A71" w14:textId="5DAA28F3" w:rsidR="00F078BE" w:rsidRPr="0040752B" w:rsidRDefault="00111D68" w:rsidP="009F74A5">
      <w:pPr>
        <w:spacing w:after="0" w:line="276" w:lineRule="auto"/>
        <w:jc w:val="both"/>
        <w:rPr>
          <w:rFonts w:ascii="Montserrat" w:eastAsia="Times New Roman" w:hAnsi="Montserrat" w:cs="Arial"/>
        </w:rPr>
      </w:pPr>
      <w:r>
        <w:rPr>
          <w:rFonts w:ascii="Montserrat" w:eastAsia="Times New Roman" w:hAnsi="Montserrat" w:cs="Arial"/>
        </w:rPr>
        <w:t xml:space="preserve">Le rapport </w:t>
      </w:r>
      <w:r w:rsidR="00CF70A1">
        <w:rPr>
          <w:rFonts w:ascii="Montserrat" w:eastAsia="Times New Roman" w:hAnsi="Montserrat" w:cs="Arial"/>
        </w:rPr>
        <w:t xml:space="preserve">provisoire amélioré sur la base de la prise en compte des observations et contributions pertinentes du comité de pilotage sera soumis </w:t>
      </w:r>
      <w:r w:rsidR="00950CC5">
        <w:rPr>
          <w:rFonts w:ascii="Montserrat" w:eastAsia="Times New Roman" w:hAnsi="Montserrat" w:cs="Arial"/>
        </w:rPr>
        <w:t xml:space="preserve">de nouveau au comité de pilotage pour </w:t>
      </w:r>
      <w:r w:rsidR="00C316E7">
        <w:rPr>
          <w:rFonts w:ascii="Montserrat" w:eastAsia="Times New Roman" w:hAnsi="Montserrat" w:cs="Arial"/>
        </w:rPr>
        <w:t>sa validation finale.</w:t>
      </w:r>
    </w:p>
    <w:p w14:paraId="42C14879" w14:textId="4E87A55F" w:rsidR="00580FEE" w:rsidRPr="0040752B" w:rsidRDefault="00F078BE" w:rsidP="009F74A5">
      <w:pPr>
        <w:spacing w:after="0" w:line="276" w:lineRule="auto"/>
        <w:jc w:val="both"/>
        <w:rPr>
          <w:rFonts w:ascii="Montserrat" w:eastAsia="Times New Roman" w:hAnsi="Montserrat" w:cs="Arial"/>
          <w:bCs/>
        </w:rPr>
      </w:pPr>
      <w:r w:rsidRPr="0040752B">
        <w:rPr>
          <w:rFonts w:ascii="Montserrat" w:eastAsia="Times New Roman" w:hAnsi="Montserrat" w:cs="Arial"/>
        </w:rPr>
        <w:t xml:space="preserve"> </w:t>
      </w:r>
    </w:p>
    <w:p w14:paraId="0C062DC4" w14:textId="52AEE566" w:rsidR="00580FEE" w:rsidRPr="0040752B" w:rsidRDefault="00224478" w:rsidP="000C366F">
      <w:pPr>
        <w:pStyle w:val="Titre1"/>
      </w:pPr>
      <w:bookmarkStart w:id="18" w:name="_Toc219216652"/>
      <w:r w:rsidRPr="0040752B">
        <w:t>PORTEE DE L’EVALUATION</w:t>
      </w:r>
      <w:bookmarkEnd w:id="18"/>
    </w:p>
    <w:p w14:paraId="64166994" w14:textId="4ECDCCF2" w:rsidR="00580FEE" w:rsidRPr="00FE2120" w:rsidRDefault="00580FEE" w:rsidP="00076E05">
      <w:pPr>
        <w:spacing w:after="0" w:line="276" w:lineRule="auto"/>
        <w:jc w:val="both"/>
        <w:rPr>
          <w:rFonts w:ascii="Montserrat" w:eastAsia="Times New Roman" w:hAnsi="Montserrat" w:cs="Arial"/>
          <w:color w:val="000000" w:themeColor="text1"/>
        </w:rPr>
      </w:pPr>
      <w:r w:rsidRPr="00FE2120">
        <w:rPr>
          <w:rFonts w:ascii="Montserrat" w:eastAsia="Times New Roman" w:hAnsi="Montserrat" w:cs="Arial"/>
          <w:color w:val="000000" w:themeColor="text1"/>
        </w:rPr>
        <w:t xml:space="preserve">La portée de la présente évaluation finale du </w:t>
      </w:r>
      <w:r w:rsidR="00C77625">
        <w:rPr>
          <w:rFonts w:ascii="Montserrat" w:eastAsia="Times New Roman" w:hAnsi="Montserrat" w:cs="Arial"/>
          <w:color w:val="000000" w:themeColor="text1"/>
        </w:rPr>
        <w:t>PSIE</w:t>
      </w:r>
      <w:r w:rsidRPr="00FE2120">
        <w:rPr>
          <w:rFonts w:ascii="Montserrat" w:eastAsia="Times New Roman" w:hAnsi="Montserrat" w:cs="Arial"/>
          <w:color w:val="000000" w:themeColor="text1"/>
        </w:rPr>
        <w:t xml:space="preserve"> s’articule autour des dimensions thématique, spatiale et temporelle, et intègre les critères et questions évaluatives définis dans les TDR. Elle couvre </w:t>
      </w:r>
      <w:r w:rsidR="00034DBA">
        <w:rPr>
          <w:rFonts w:ascii="Montserrat" w:eastAsia="Times New Roman" w:hAnsi="Montserrat" w:cs="Arial"/>
          <w:color w:val="000000" w:themeColor="text1"/>
        </w:rPr>
        <w:t>spécifiquement le secteur de l’emploi des jeunes</w:t>
      </w:r>
      <w:r w:rsidR="00FF01C4">
        <w:rPr>
          <w:rFonts w:ascii="Montserrat" w:eastAsia="Times New Roman" w:hAnsi="Montserrat" w:cs="Arial"/>
          <w:color w:val="000000" w:themeColor="text1"/>
        </w:rPr>
        <w:t xml:space="preserve"> diplômés sans emplois</w:t>
      </w:r>
      <w:r w:rsidRPr="00FE2120">
        <w:rPr>
          <w:rFonts w:ascii="Montserrat" w:eastAsia="Times New Roman" w:hAnsi="Montserrat" w:cs="Arial"/>
          <w:color w:val="000000" w:themeColor="text1"/>
        </w:rPr>
        <w:t xml:space="preserve"> et impliquera l’ensemble des parties prenantes. La matrice d’évaluation détaillée reprenant les critères et questions évaluatives est annexée au présent rapport.</w:t>
      </w:r>
    </w:p>
    <w:p w14:paraId="2776D239" w14:textId="77777777" w:rsidR="003627CA" w:rsidRPr="0040752B" w:rsidRDefault="003627CA" w:rsidP="00076E05">
      <w:pPr>
        <w:spacing w:after="0" w:line="276" w:lineRule="auto"/>
        <w:jc w:val="both"/>
        <w:rPr>
          <w:rFonts w:ascii="Montserrat" w:eastAsia="Times New Roman" w:hAnsi="Montserrat" w:cs="Arial"/>
        </w:rPr>
      </w:pPr>
    </w:p>
    <w:p w14:paraId="1D555CEA" w14:textId="7ABF9F89" w:rsidR="00BB5C5B" w:rsidRPr="00A00891" w:rsidRDefault="00BB5C5B" w:rsidP="000C366F">
      <w:pPr>
        <w:pStyle w:val="Titre1"/>
      </w:pPr>
      <w:bookmarkStart w:id="19" w:name="_Toc212738481"/>
      <w:bookmarkStart w:id="20" w:name="_Toc212738482"/>
      <w:bookmarkStart w:id="21" w:name="_Toc212738483"/>
      <w:bookmarkStart w:id="22" w:name="_Toc212738484"/>
      <w:bookmarkStart w:id="23" w:name="_Toc212738485"/>
      <w:bookmarkStart w:id="24" w:name="_Toc212738486"/>
      <w:bookmarkStart w:id="25" w:name="_Toc212738487"/>
      <w:bookmarkStart w:id="26" w:name="_Toc212738488"/>
      <w:bookmarkStart w:id="27" w:name="_Toc212738489"/>
      <w:bookmarkStart w:id="28" w:name="_Toc212738490"/>
      <w:bookmarkStart w:id="29" w:name="_Toc212738491"/>
      <w:bookmarkStart w:id="30" w:name="_Toc212738492"/>
      <w:bookmarkStart w:id="31" w:name="_Toc212738493"/>
      <w:bookmarkStart w:id="32" w:name="_Toc212738494"/>
      <w:bookmarkStart w:id="33" w:name="_Toc212738495"/>
      <w:bookmarkStart w:id="34" w:name="_Toc212738496"/>
      <w:bookmarkStart w:id="35" w:name="_Toc212738497"/>
      <w:bookmarkStart w:id="36" w:name="_Toc212738498"/>
      <w:bookmarkStart w:id="37" w:name="_Toc212738499"/>
      <w:bookmarkStart w:id="38" w:name="_Toc212738500"/>
      <w:bookmarkStart w:id="39" w:name="_Toc212738501"/>
      <w:bookmarkStart w:id="40" w:name="_Toc212738502"/>
      <w:bookmarkStart w:id="41" w:name="_Toc212738503"/>
      <w:bookmarkStart w:id="42" w:name="_Toc212738504"/>
      <w:bookmarkStart w:id="43" w:name="_Toc212738505"/>
      <w:bookmarkStart w:id="44" w:name="_Toc212738506"/>
      <w:bookmarkStart w:id="45" w:name="_Toc212738507"/>
      <w:bookmarkStart w:id="46" w:name="_Toc212738508"/>
      <w:bookmarkStart w:id="47" w:name="_Toc219216653"/>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A00891">
        <w:t xml:space="preserve">PRESENTATION DU </w:t>
      </w:r>
      <w:commentRangeStart w:id="48"/>
      <w:r w:rsidR="00DC74E2" w:rsidRPr="00A00891">
        <w:t>PSIE</w:t>
      </w:r>
      <w:commentRangeEnd w:id="48"/>
      <w:r w:rsidR="00A960F0">
        <w:rPr>
          <w:rStyle w:val="Marquedecommentaire"/>
          <w:rFonts w:asciiTheme="minorHAnsi" w:eastAsiaTheme="minorEastAsia" w:hAnsiTheme="minorHAnsi" w:cstheme="minorBidi"/>
          <w:b w:val="0"/>
          <w:color w:val="auto"/>
        </w:rPr>
        <w:commentReference w:id="48"/>
      </w:r>
      <w:bookmarkEnd w:id="47"/>
    </w:p>
    <w:p w14:paraId="195E5FC0" w14:textId="00AE2A1B" w:rsidR="00F319FF" w:rsidRPr="0040752B" w:rsidRDefault="00F319FF" w:rsidP="00CC0E68">
      <w:pPr>
        <w:spacing w:before="29" w:line="276" w:lineRule="auto"/>
        <w:ind w:left="116" w:right="71"/>
        <w:jc w:val="both"/>
        <w:rPr>
          <w:rFonts w:ascii="Montserrat" w:eastAsia="Arial" w:hAnsi="Montserrat" w:cs="Arial"/>
        </w:rPr>
      </w:pPr>
      <w:r w:rsidRPr="0040752B">
        <w:rPr>
          <w:rFonts w:ascii="Montserrat" w:eastAsia="Arial" w:hAnsi="Montserrat" w:cs="Arial"/>
          <w:spacing w:val="1"/>
        </w:rPr>
        <w:t>L</w:t>
      </w:r>
      <w:r w:rsidRPr="0040752B">
        <w:rPr>
          <w:rFonts w:ascii="Montserrat" w:eastAsia="Arial" w:hAnsi="Montserrat" w:cs="Arial"/>
        </w:rPr>
        <w:t>e</w:t>
      </w:r>
      <w:r w:rsidRPr="0040752B">
        <w:rPr>
          <w:rFonts w:ascii="Montserrat" w:eastAsia="Arial" w:hAnsi="Montserrat" w:cs="Arial"/>
          <w:spacing w:val="-13"/>
        </w:rPr>
        <w:t xml:space="preserve"> </w:t>
      </w:r>
      <w:r w:rsidRPr="0040752B">
        <w:rPr>
          <w:rFonts w:ascii="Montserrat" w:eastAsia="Arial" w:hAnsi="Montserrat" w:cs="Arial"/>
        </w:rPr>
        <w:t>Pro</w:t>
      </w:r>
      <w:r w:rsidRPr="0040752B">
        <w:rPr>
          <w:rFonts w:ascii="Montserrat" w:eastAsia="Arial" w:hAnsi="Montserrat" w:cs="Arial"/>
          <w:spacing w:val="1"/>
        </w:rPr>
        <w:t>g</w:t>
      </w:r>
      <w:r w:rsidRPr="0040752B">
        <w:rPr>
          <w:rFonts w:ascii="Montserrat" w:eastAsia="Arial" w:hAnsi="Montserrat" w:cs="Arial"/>
        </w:rPr>
        <w:t>r</w:t>
      </w:r>
      <w:r w:rsidRPr="0040752B">
        <w:rPr>
          <w:rFonts w:ascii="Montserrat" w:eastAsia="Arial" w:hAnsi="Montserrat" w:cs="Arial"/>
          <w:spacing w:val="-2"/>
        </w:rPr>
        <w:t>a</w:t>
      </w:r>
      <w:r w:rsidRPr="0040752B">
        <w:rPr>
          <w:rFonts w:ascii="Montserrat" w:eastAsia="Arial" w:hAnsi="Montserrat" w:cs="Arial"/>
          <w:spacing w:val="1"/>
        </w:rPr>
        <w:t>m</w:t>
      </w:r>
      <w:r w:rsidRPr="0040752B">
        <w:rPr>
          <w:rFonts w:ascii="Montserrat" w:eastAsia="Arial" w:hAnsi="Montserrat" w:cs="Arial"/>
          <w:spacing w:val="-1"/>
        </w:rPr>
        <w:t>m</w:t>
      </w:r>
      <w:r w:rsidRPr="0040752B">
        <w:rPr>
          <w:rFonts w:ascii="Montserrat" w:eastAsia="Arial" w:hAnsi="Montserrat" w:cs="Arial"/>
        </w:rPr>
        <w:t>e</w:t>
      </w:r>
      <w:r w:rsidRPr="0040752B">
        <w:rPr>
          <w:rFonts w:ascii="Montserrat" w:eastAsia="Arial" w:hAnsi="Montserrat" w:cs="Arial"/>
          <w:spacing w:val="-9"/>
        </w:rPr>
        <w:t xml:space="preserve"> </w:t>
      </w:r>
      <w:r w:rsidRPr="0040752B">
        <w:rPr>
          <w:rFonts w:ascii="Montserrat" w:eastAsia="Arial" w:hAnsi="Montserrat" w:cs="Arial"/>
          <w:spacing w:val="-2"/>
        </w:rPr>
        <w:t>s</w:t>
      </w:r>
      <w:r w:rsidRPr="0040752B">
        <w:rPr>
          <w:rFonts w:ascii="Montserrat" w:eastAsia="Arial" w:hAnsi="Montserrat" w:cs="Arial"/>
          <w:spacing w:val="1"/>
        </w:rPr>
        <w:t>pé</w:t>
      </w:r>
      <w:r w:rsidRPr="0040752B">
        <w:rPr>
          <w:rFonts w:ascii="Montserrat" w:eastAsia="Arial" w:hAnsi="Montserrat" w:cs="Arial"/>
        </w:rPr>
        <w:t>cial</w:t>
      </w:r>
      <w:r w:rsidRPr="0040752B">
        <w:rPr>
          <w:rFonts w:ascii="Montserrat" w:eastAsia="Arial" w:hAnsi="Montserrat" w:cs="Arial"/>
          <w:spacing w:val="-14"/>
        </w:rPr>
        <w:t xml:space="preserve"> </w:t>
      </w:r>
      <w:r w:rsidRPr="0040752B">
        <w:rPr>
          <w:rFonts w:ascii="Montserrat" w:eastAsia="Arial" w:hAnsi="Montserrat" w:cs="Arial"/>
          <w:spacing w:val="1"/>
        </w:rPr>
        <w:t>d’</w:t>
      </w:r>
      <w:r w:rsidRPr="0040752B">
        <w:rPr>
          <w:rFonts w:ascii="Montserrat" w:eastAsia="Arial" w:hAnsi="Montserrat" w:cs="Arial"/>
        </w:rPr>
        <w:t>I</w:t>
      </w:r>
      <w:r w:rsidRPr="0040752B">
        <w:rPr>
          <w:rFonts w:ascii="Montserrat" w:eastAsia="Arial" w:hAnsi="Montserrat" w:cs="Arial"/>
          <w:spacing w:val="1"/>
        </w:rPr>
        <w:t>n</w:t>
      </w:r>
      <w:r w:rsidRPr="0040752B">
        <w:rPr>
          <w:rFonts w:ascii="Montserrat" w:eastAsia="Arial" w:hAnsi="Montserrat" w:cs="Arial"/>
        </w:rPr>
        <w:t>s</w:t>
      </w:r>
      <w:r w:rsidRPr="0040752B">
        <w:rPr>
          <w:rFonts w:ascii="Montserrat" w:eastAsia="Arial" w:hAnsi="Montserrat" w:cs="Arial"/>
          <w:spacing w:val="1"/>
        </w:rPr>
        <w:t>e</w:t>
      </w:r>
      <w:r w:rsidRPr="0040752B">
        <w:rPr>
          <w:rFonts w:ascii="Montserrat" w:eastAsia="Arial" w:hAnsi="Montserrat" w:cs="Arial"/>
        </w:rPr>
        <w:t>rt</w:t>
      </w:r>
      <w:r w:rsidRPr="0040752B">
        <w:rPr>
          <w:rFonts w:ascii="Montserrat" w:eastAsia="Arial" w:hAnsi="Montserrat" w:cs="Arial"/>
          <w:spacing w:val="-1"/>
        </w:rPr>
        <w:t>io</w:t>
      </w:r>
      <w:r w:rsidRPr="0040752B">
        <w:rPr>
          <w:rFonts w:ascii="Montserrat" w:eastAsia="Arial" w:hAnsi="Montserrat" w:cs="Arial"/>
        </w:rPr>
        <w:t>n</w:t>
      </w:r>
      <w:r w:rsidRPr="0040752B">
        <w:rPr>
          <w:rFonts w:ascii="Montserrat" w:eastAsia="Arial" w:hAnsi="Montserrat" w:cs="Arial"/>
          <w:spacing w:val="-11"/>
        </w:rPr>
        <w:t xml:space="preserve"> </w:t>
      </w:r>
      <w:r w:rsidRPr="0040752B">
        <w:rPr>
          <w:rFonts w:ascii="Montserrat" w:eastAsia="Arial" w:hAnsi="Montserrat" w:cs="Arial"/>
        </w:rPr>
        <w:t>à</w:t>
      </w:r>
      <w:r w:rsidRPr="0040752B">
        <w:rPr>
          <w:rFonts w:ascii="Montserrat" w:eastAsia="Arial" w:hAnsi="Montserrat" w:cs="Arial"/>
          <w:spacing w:val="-13"/>
        </w:rPr>
        <w:t xml:space="preserve"> </w:t>
      </w:r>
      <w:r w:rsidRPr="0040752B">
        <w:rPr>
          <w:rFonts w:ascii="Montserrat" w:eastAsia="Arial" w:hAnsi="Montserrat" w:cs="Arial"/>
        </w:rPr>
        <w:t>l’</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p</w:t>
      </w:r>
      <w:r w:rsidRPr="0040752B">
        <w:rPr>
          <w:rFonts w:ascii="Montserrat" w:eastAsia="Arial" w:hAnsi="Montserrat" w:cs="Arial"/>
        </w:rPr>
        <w:t>loi</w:t>
      </w:r>
      <w:r w:rsidRPr="0040752B">
        <w:rPr>
          <w:rFonts w:ascii="Montserrat" w:eastAsia="Arial" w:hAnsi="Montserrat" w:cs="Arial"/>
          <w:spacing w:val="-11"/>
        </w:rPr>
        <w:t xml:space="preserve"> </w:t>
      </w:r>
      <w:r w:rsidRPr="0040752B">
        <w:rPr>
          <w:rFonts w:ascii="Montserrat" w:eastAsia="Arial" w:hAnsi="Montserrat" w:cs="Arial"/>
          <w:spacing w:val="-3"/>
        </w:rPr>
        <w:t>(</w:t>
      </w:r>
      <w:r w:rsidRPr="0040752B">
        <w:rPr>
          <w:rFonts w:ascii="Montserrat" w:eastAsia="Arial" w:hAnsi="Montserrat" w:cs="Arial"/>
        </w:rPr>
        <w:t>PSI</w:t>
      </w:r>
      <w:r w:rsidRPr="0040752B">
        <w:rPr>
          <w:rFonts w:ascii="Montserrat" w:eastAsia="Arial" w:hAnsi="Montserrat" w:cs="Arial"/>
          <w:spacing w:val="1"/>
        </w:rPr>
        <w:t>E</w:t>
      </w:r>
      <w:r w:rsidRPr="0040752B">
        <w:rPr>
          <w:rFonts w:ascii="Montserrat" w:eastAsia="Arial" w:hAnsi="Montserrat" w:cs="Arial"/>
        </w:rPr>
        <w:t>)</w:t>
      </w:r>
      <w:r w:rsidR="00CE76A6">
        <w:rPr>
          <w:rFonts w:ascii="Montserrat" w:eastAsia="Arial" w:hAnsi="Montserrat" w:cs="Arial"/>
          <w:spacing w:val="-14"/>
        </w:rPr>
        <w:t xml:space="preserve">, mis en œuvre </w:t>
      </w:r>
      <w:r w:rsidR="002D5851">
        <w:rPr>
          <w:rFonts w:ascii="Montserrat" w:eastAsia="Arial" w:hAnsi="Montserrat" w:cs="Arial"/>
          <w:spacing w:val="-14"/>
        </w:rPr>
        <w:t xml:space="preserve">de 2020 à 2024, </w:t>
      </w:r>
      <w:r w:rsidRPr="0040752B">
        <w:rPr>
          <w:rFonts w:ascii="Montserrat" w:eastAsia="Arial" w:hAnsi="Montserrat" w:cs="Arial"/>
          <w:spacing w:val="1"/>
        </w:rPr>
        <w:t>e</w:t>
      </w:r>
      <w:r w:rsidRPr="0040752B">
        <w:rPr>
          <w:rFonts w:ascii="Montserrat" w:eastAsia="Arial" w:hAnsi="Montserrat" w:cs="Arial"/>
        </w:rPr>
        <w:t>st</w:t>
      </w:r>
      <w:r w:rsidRPr="0040752B">
        <w:rPr>
          <w:rFonts w:ascii="Montserrat" w:eastAsia="Arial" w:hAnsi="Montserrat" w:cs="Arial"/>
          <w:spacing w:val="-13"/>
        </w:rPr>
        <w:t xml:space="preserve"> </w:t>
      </w:r>
      <w:r w:rsidRPr="0040752B">
        <w:rPr>
          <w:rFonts w:ascii="Montserrat" w:eastAsia="Arial" w:hAnsi="Montserrat" w:cs="Arial"/>
          <w:spacing w:val="1"/>
        </w:rPr>
        <w:t>un</w:t>
      </w:r>
      <w:r w:rsidRPr="0040752B">
        <w:rPr>
          <w:rFonts w:ascii="Montserrat" w:eastAsia="Arial" w:hAnsi="Montserrat" w:cs="Arial"/>
        </w:rPr>
        <w:t>e</w:t>
      </w:r>
      <w:r w:rsidRPr="0040752B">
        <w:rPr>
          <w:rFonts w:ascii="Montserrat" w:eastAsia="Arial" w:hAnsi="Montserrat" w:cs="Arial"/>
          <w:spacing w:val="-13"/>
        </w:rPr>
        <w:t xml:space="preserve"> </w:t>
      </w:r>
      <w:r w:rsidRPr="0040752B">
        <w:rPr>
          <w:rFonts w:ascii="Montserrat" w:eastAsia="Arial" w:hAnsi="Montserrat" w:cs="Arial"/>
        </w:rPr>
        <w:t>initi</w:t>
      </w:r>
      <w:r w:rsidRPr="0040752B">
        <w:rPr>
          <w:rFonts w:ascii="Montserrat" w:eastAsia="Arial" w:hAnsi="Montserrat" w:cs="Arial"/>
          <w:spacing w:val="1"/>
        </w:rPr>
        <w:t>a</w:t>
      </w:r>
      <w:r w:rsidRPr="0040752B">
        <w:rPr>
          <w:rFonts w:ascii="Montserrat" w:eastAsia="Arial" w:hAnsi="Montserrat" w:cs="Arial"/>
        </w:rPr>
        <w:t>ti</w:t>
      </w:r>
      <w:r w:rsidRPr="0040752B">
        <w:rPr>
          <w:rFonts w:ascii="Montserrat" w:eastAsia="Arial" w:hAnsi="Montserrat" w:cs="Arial"/>
          <w:spacing w:val="-2"/>
        </w:rPr>
        <w:t>v</w:t>
      </w:r>
      <w:r w:rsidRPr="0040752B">
        <w:rPr>
          <w:rFonts w:ascii="Montserrat" w:eastAsia="Arial" w:hAnsi="Montserrat" w:cs="Arial"/>
        </w:rPr>
        <w:t>e</w:t>
      </w:r>
      <w:r w:rsidRPr="0040752B">
        <w:rPr>
          <w:rFonts w:ascii="Montserrat" w:eastAsia="Arial" w:hAnsi="Montserrat" w:cs="Arial"/>
          <w:spacing w:val="-13"/>
        </w:rPr>
        <w:t xml:space="preserve"> </w:t>
      </w:r>
      <w:r w:rsidRPr="0040752B">
        <w:rPr>
          <w:rFonts w:ascii="Montserrat" w:eastAsia="Arial" w:hAnsi="Montserrat" w:cs="Arial"/>
          <w:spacing w:val="1"/>
        </w:rPr>
        <w:t>p</w:t>
      </w:r>
      <w:r w:rsidRPr="0040752B">
        <w:rPr>
          <w:rFonts w:ascii="Montserrat" w:eastAsia="Arial" w:hAnsi="Montserrat" w:cs="Arial"/>
        </w:rPr>
        <w:t>résid</w:t>
      </w:r>
      <w:r w:rsidRPr="0040752B">
        <w:rPr>
          <w:rFonts w:ascii="Montserrat" w:eastAsia="Arial" w:hAnsi="Montserrat" w:cs="Arial"/>
          <w:spacing w:val="1"/>
        </w:rPr>
        <w:t>e</w:t>
      </w:r>
      <w:r w:rsidRPr="0040752B">
        <w:rPr>
          <w:rFonts w:ascii="Montserrat" w:eastAsia="Arial" w:hAnsi="Montserrat" w:cs="Arial"/>
          <w:spacing w:val="-1"/>
        </w:rPr>
        <w:t>n</w:t>
      </w:r>
      <w:r w:rsidRPr="0040752B">
        <w:rPr>
          <w:rFonts w:ascii="Montserrat" w:eastAsia="Arial" w:hAnsi="Montserrat" w:cs="Arial"/>
        </w:rPr>
        <w:t>ti</w:t>
      </w:r>
      <w:r w:rsidRPr="0040752B">
        <w:rPr>
          <w:rFonts w:ascii="Montserrat" w:eastAsia="Arial" w:hAnsi="Montserrat" w:cs="Arial"/>
          <w:spacing w:val="1"/>
        </w:rPr>
        <w:t>e</w:t>
      </w:r>
      <w:r w:rsidRPr="0040752B">
        <w:rPr>
          <w:rFonts w:ascii="Montserrat" w:eastAsia="Arial" w:hAnsi="Montserrat" w:cs="Arial"/>
        </w:rPr>
        <w:t>l</w:t>
      </w:r>
      <w:r w:rsidRPr="0040752B">
        <w:rPr>
          <w:rFonts w:ascii="Montserrat" w:eastAsia="Arial" w:hAnsi="Montserrat" w:cs="Arial"/>
          <w:spacing w:val="-1"/>
        </w:rPr>
        <w:t>l</w:t>
      </w:r>
      <w:r w:rsidRPr="0040752B">
        <w:rPr>
          <w:rFonts w:ascii="Montserrat" w:eastAsia="Arial" w:hAnsi="Montserrat" w:cs="Arial"/>
        </w:rPr>
        <w:t>e</w:t>
      </w:r>
      <w:r w:rsidRPr="0040752B">
        <w:rPr>
          <w:rFonts w:ascii="Montserrat" w:eastAsia="Arial" w:hAnsi="Montserrat" w:cs="Arial"/>
          <w:spacing w:val="-13"/>
        </w:rPr>
        <w:t xml:space="preserve"> </w:t>
      </w:r>
      <w:r w:rsidRPr="0040752B">
        <w:rPr>
          <w:rFonts w:ascii="Montserrat" w:eastAsia="Arial" w:hAnsi="Montserrat" w:cs="Arial"/>
          <w:spacing w:val="1"/>
        </w:rPr>
        <w:t>e</w:t>
      </w:r>
      <w:r w:rsidRPr="0040752B">
        <w:rPr>
          <w:rFonts w:ascii="Montserrat" w:eastAsia="Arial" w:hAnsi="Montserrat" w:cs="Arial"/>
        </w:rPr>
        <w:t>n</w:t>
      </w:r>
      <w:r w:rsidRPr="0040752B">
        <w:rPr>
          <w:rFonts w:ascii="Montserrat" w:eastAsia="Arial" w:hAnsi="Montserrat" w:cs="Arial"/>
          <w:spacing w:val="-13"/>
        </w:rPr>
        <w:t xml:space="preserve"> </w:t>
      </w:r>
      <w:r w:rsidRPr="0040752B">
        <w:rPr>
          <w:rFonts w:ascii="Montserrat" w:eastAsia="Arial" w:hAnsi="Montserrat" w:cs="Arial"/>
        </w:rPr>
        <w:t>f</w:t>
      </w:r>
      <w:r w:rsidRPr="0040752B">
        <w:rPr>
          <w:rFonts w:ascii="Montserrat" w:eastAsia="Arial" w:hAnsi="Montserrat" w:cs="Arial"/>
          <w:spacing w:val="1"/>
        </w:rPr>
        <w:t>a</w:t>
      </w:r>
      <w:r w:rsidRPr="0040752B">
        <w:rPr>
          <w:rFonts w:ascii="Montserrat" w:eastAsia="Arial" w:hAnsi="Montserrat" w:cs="Arial"/>
        </w:rPr>
        <w:t>v</w:t>
      </w:r>
      <w:r w:rsidRPr="0040752B">
        <w:rPr>
          <w:rFonts w:ascii="Montserrat" w:eastAsia="Arial" w:hAnsi="Montserrat" w:cs="Arial"/>
          <w:spacing w:val="-1"/>
        </w:rPr>
        <w:t>eu</w:t>
      </w:r>
      <w:r w:rsidRPr="0040752B">
        <w:rPr>
          <w:rFonts w:ascii="Montserrat" w:eastAsia="Arial" w:hAnsi="Montserrat" w:cs="Arial"/>
        </w:rPr>
        <w:t xml:space="preserve">r </w:t>
      </w:r>
      <w:r w:rsidRPr="0040752B">
        <w:rPr>
          <w:rFonts w:ascii="Montserrat" w:eastAsia="Arial" w:hAnsi="Montserrat" w:cs="Arial"/>
          <w:spacing w:val="1"/>
        </w:rPr>
        <w:t>d</w:t>
      </w:r>
      <w:r w:rsidRPr="0040752B">
        <w:rPr>
          <w:rFonts w:ascii="Montserrat" w:eastAsia="Arial" w:hAnsi="Montserrat" w:cs="Arial"/>
        </w:rPr>
        <w:t>e</w:t>
      </w:r>
      <w:r w:rsidRPr="0040752B">
        <w:rPr>
          <w:rFonts w:ascii="Montserrat" w:eastAsia="Arial" w:hAnsi="Montserrat" w:cs="Arial"/>
          <w:spacing w:val="3"/>
        </w:rPr>
        <w:t xml:space="preserve"> </w:t>
      </w:r>
      <w:r w:rsidRPr="0040752B">
        <w:rPr>
          <w:rFonts w:ascii="Montserrat" w:eastAsia="Arial" w:hAnsi="Montserrat" w:cs="Arial"/>
        </w:rPr>
        <w:t>la</w:t>
      </w:r>
      <w:r w:rsidRPr="0040752B">
        <w:rPr>
          <w:rFonts w:ascii="Montserrat" w:eastAsia="Arial" w:hAnsi="Montserrat" w:cs="Arial"/>
          <w:spacing w:val="3"/>
        </w:rPr>
        <w:t xml:space="preserve"> </w:t>
      </w:r>
      <w:r w:rsidRPr="0040752B">
        <w:rPr>
          <w:rFonts w:ascii="Montserrat" w:eastAsia="Arial" w:hAnsi="Montserrat" w:cs="Arial"/>
          <w:spacing w:val="1"/>
        </w:rPr>
        <w:t>p</w:t>
      </w:r>
      <w:r w:rsidRPr="0040752B">
        <w:rPr>
          <w:rFonts w:ascii="Montserrat" w:eastAsia="Arial" w:hAnsi="Montserrat" w:cs="Arial"/>
        </w:rPr>
        <w:t>r</w:t>
      </w:r>
      <w:r w:rsidRPr="0040752B">
        <w:rPr>
          <w:rFonts w:ascii="Montserrat" w:eastAsia="Arial" w:hAnsi="Montserrat" w:cs="Arial"/>
          <w:spacing w:val="-2"/>
        </w:rPr>
        <w:t>o</w:t>
      </w:r>
      <w:r w:rsidRPr="0040752B">
        <w:rPr>
          <w:rFonts w:ascii="Montserrat" w:eastAsia="Arial" w:hAnsi="Montserrat" w:cs="Arial"/>
          <w:spacing w:val="1"/>
        </w:rPr>
        <w:t>mo</w:t>
      </w:r>
      <w:r w:rsidRPr="0040752B">
        <w:rPr>
          <w:rFonts w:ascii="Montserrat" w:eastAsia="Arial" w:hAnsi="Montserrat" w:cs="Arial"/>
        </w:rPr>
        <w:t>t</w:t>
      </w:r>
      <w:r w:rsidRPr="0040752B">
        <w:rPr>
          <w:rFonts w:ascii="Montserrat" w:eastAsia="Arial" w:hAnsi="Montserrat" w:cs="Arial"/>
          <w:spacing w:val="-2"/>
        </w:rPr>
        <w:t>i</w:t>
      </w:r>
      <w:r w:rsidRPr="0040752B">
        <w:rPr>
          <w:rFonts w:ascii="Montserrat" w:eastAsia="Arial" w:hAnsi="Montserrat" w:cs="Arial"/>
          <w:spacing w:val="1"/>
        </w:rPr>
        <w:t>o</w:t>
      </w:r>
      <w:r w:rsidRPr="0040752B">
        <w:rPr>
          <w:rFonts w:ascii="Montserrat" w:eastAsia="Arial" w:hAnsi="Montserrat" w:cs="Arial"/>
        </w:rPr>
        <w:t>n</w:t>
      </w:r>
      <w:r w:rsidRPr="0040752B">
        <w:rPr>
          <w:rFonts w:ascii="Montserrat" w:eastAsia="Arial" w:hAnsi="Montserrat" w:cs="Arial"/>
          <w:spacing w:val="3"/>
        </w:rPr>
        <w:t xml:space="preserve"> </w:t>
      </w:r>
      <w:r w:rsidRPr="0040752B">
        <w:rPr>
          <w:rFonts w:ascii="Montserrat" w:eastAsia="Arial" w:hAnsi="Montserrat" w:cs="Arial"/>
          <w:spacing w:val="-1"/>
        </w:rPr>
        <w:t>d</w:t>
      </w:r>
      <w:r w:rsidRPr="0040752B">
        <w:rPr>
          <w:rFonts w:ascii="Montserrat" w:eastAsia="Arial" w:hAnsi="Montserrat" w:cs="Arial"/>
        </w:rPr>
        <w:t>u</w:t>
      </w:r>
      <w:r w:rsidRPr="0040752B">
        <w:rPr>
          <w:rFonts w:ascii="Montserrat" w:eastAsia="Arial" w:hAnsi="Montserrat" w:cs="Arial"/>
          <w:spacing w:val="3"/>
        </w:rPr>
        <w:t xml:space="preserve"> </w:t>
      </w:r>
      <w:r w:rsidRPr="0040752B">
        <w:rPr>
          <w:rFonts w:ascii="Montserrat" w:eastAsia="Arial" w:hAnsi="Montserrat" w:cs="Arial"/>
          <w:spacing w:val="1"/>
        </w:rPr>
        <w:t>d</w:t>
      </w:r>
      <w:r w:rsidRPr="0040752B">
        <w:rPr>
          <w:rFonts w:ascii="Montserrat" w:eastAsia="Arial" w:hAnsi="Montserrat" w:cs="Arial"/>
          <w:spacing w:val="-1"/>
        </w:rPr>
        <w:t>é</w:t>
      </w:r>
      <w:r w:rsidRPr="0040752B">
        <w:rPr>
          <w:rFonts w:ascii="Montserrat" w:eastAsia="Arial" w:hAnsi="Montserrat" w:cs="Arial"/>
        </w:rPr>
        <w:t>v</w:t>
      </w:r>
      <w:r w:rsidRPr="0040752B">
        <w:rPr>
          <w:rFonts w:ascii="Montserrat" w:eastAsia="Arial" w:hAnsi="Montserrat" w:cs="Arial"/>
          <w:spacing w:val="1"/>
        </w:rPr>
        <w:t>e</w:t>
      </w:r>
      <w:r w:rsidRPr="0040752B">
        <w:rPr>
          <w:rFonts w:ascii="Montserrat" w:eastAsia="Arial" w:hAnsi="Montserrat" w:cs="Arial"/>
        </w:rPr>
        <w:t>lo</w:t>
      </w:r>
      <w:r w:rsidRPr="0040752B">
        <w:rPr>
          <w:rFonts w:ascii="Montserrat" w:eastAsia="Arial" w:hAnsi="Montserrat" w:cs="Arial"/>
          <w:spacing w:val="1"/>
        </w:rPr>
        <w:t>p</w:t>
      </w:r>
      <w:r w:rsidRPr="0040752B">
        <w:rPr>
          <w:rFonts w:ascii="Montserrat" w:eastAsia="Arial" w:hAnsi="Montserrat" w:cs="Arial"/>
          <w:spacing w:val="-1"/>
        </w:rPr>
        <w:t>p</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en</w:t>
      </w:r>
      <w:r w:rsidRPr="0040752B">
        <w:rPr>
          <w:rFonts w:ascii="Montserrat" w:eastAsia="Arial" w:hAnsi="Montserrat" w:cs="Arial"/>
        </w:rPr>
        <w:t xml:space="preserve">t </w:t>
      </w:r>
      <w:r w:rsidRPr="0040752B">
        <w:rPr>
          <w:rFonts w:ascii="Montserrat" w:eastAsia="Arial" w:hAnsi="Montserrat" w:cs="Arial"/>
          <w:spacing w:val="1"/>
        </w:rPr>
        <w:t>de</w:t>
      </w:r>
      <w:r w:rsidRPr="0040752B">
        <w:rPr>
          <w:rFonts w:ascii="Montserrat" w:eastAsia="Arial" w:hAnsi="Montserrat" w:cs="Arial"/>
        </w:rPr>
        <w:t>s</w:t>
      </w:r>
      <w:r w:rsidRPr="0040752B">
        <w:rPr>
          <w:rFonts w:ascii="Montserrat" w:eastAsia="Arial" w:hAnsi="Montserrat" w:cs="Arial"/>
          <w:spacing w:val="2"/>
        </w:rPr>
        <w:t xml:space="preserve"> </w:t>
      </w:r>
      <w:r w:rsidRPr="0040752B">
        <w:rPr>
          <w:rFonts w:ascii="Montserrat" w:eastAsia="Arial" w:hAnsi="Montserrat" w:cs="Arial"/>
          <w:spacing w:val="-1"/>
        </w:rPr>
        <w:t>e</w:t>
      </w:r>
      <w:r w:rsidRPr="0040752B">
        <w:rPr>
          <w:rFonts w:ascii="Montserrat" w:eastAsia="Arial" w:hAnsi="Montserrat" w:cs="Arial"/>
          <w:spacing w:val="1"/>
        </w:rPr>
        <w:t>n</w:t>
      </w:r>
      <w:r w:rsidRPr="0040752B">
        <w:rPr>
          <w:rFonts w:ascii="Montserrat" w:eastAsia="Arial" w:hAnsi="Montserrat" w:cs="Arial"/>
        </w:rPr>
        <w:t>t</w:t>
      </w:r>
      <w:r w:rsidRPr="0040752B">
        <w:rPr>
          <w:rFonts w:ascii="Montserrat" w:eastAsia="Arial" w:hAnsi="Montserrat" w:cs="Arial"/>
          <w:spacing w:val="-3"/>
        </w:rPr>
        <w:t>r</w:t>
      </w:r>
      <w:r w:rsidRPr="0040752B">
        <w:rPr>
          <w:rFonts w:ascii="Montserrat" w:eastAsia="Arial" w:hAnsi="Montserrat" w:cs="Arial"/>
          <w:spacing w:val="1"/>
        </w:rPr>
        <w:t>ep</w:t>
      </w:r>
      <w:r w:rsidRPr="0040752B">
        <w:rPr>
          <w:rFonts w:ascii="Montserrat" w:eastAsia="Arial" w:hAnsi="Montserrat" w:cs="Arial"/>
        </w:rPr>
        <w:t>r</w:t>
      </w:r>
      <w:r w:rsidRPr="0040752B">
        <w:rPr>
          <w:rFonts w:ascii="Montserrat" w:eastAsia="Arial" w:hAnsi="Montserrat" w:cs="Arial"/>
          <w:spacing w:val="-1"/>
        </w:rPr>
        <w:t>i</w:t>
      </w:r>
      <w:r w:rsidRPr="0040752B">
        <w:rPr>
          <w:rFonts w:ascii="Montserrat" w:eastAsia="Arial" w:hAnsi="Montserrat" w:cs="Arial"/>
        </w:rPr>
        <w:t>s</w:t>
      </w:r>
      <w:r w:rsidRPr="0040752B">
        <w:rPr>
          <w:rFonts w:ascii="Montserrat" w:eastAsia="Arial" w:hAnsi="Montserrat" w:cs="Arial"/>
          <w:spacing w:val="1"/>
        </w:rPr>
        <w:t>e</w:t>
      </w:r>
      <w:r w:rsidRPr="0040752B">
        <w:rPr>
          <w:rFonts w:ascii="Montserrat" w:eastAsia="Arial" w:hAnsi="Montserrat" w:cs="Arial"/>
        </w:rPr>
        <w:t>s</w:t>
      </w:r>
      <w:r w:rsidRPr="0040752B">
        <w:rPr>
          <w:rFonts w:ascii="Montserrat" w:eastAsia="Arial" w:hAnsi="Montserrat" w:cs="Arial"/>
          <w:spacing w:val="2"/>
        </w:rPr>
        <w:t xml:space="preserve"> </w:t>
      </w:r>
      <w:r w:rsidRPr="0040752B">
        <w:rPr>
          <w:rFonts w:ascii="Montserrat" w:eastAsia="Arial" w:hAnsi="Montserrat" w:cs="Arial"/>
          <w:spacing w:val="1"/>
        </w:rPr>
        <w:t>pa</w:t>
      </w:r>
      <w:r w:rsidRPr="0040752B">
        <w:rPr>
          <w:rFonts w:ascii="Montserrat" w:eastAsia="Arial" w:hAnsi="Montserrat" w:cs="Arial"/>
        </w:rPr>
        <w:t>r</w:t>
      </w:r>
      <w:r w:rsidRPr="0040752B">
        <w:rPr>
          <w:rFonts w:ascii="Montserrat" w:eastAsia="Arial" w:hAnsi="Montserrat" w:cs="Arial"/>
          <w:spacing w:val="2"/>
        </w:rPr>
        <w:t xml:space="preserve"> </w:t>
      </w:r>
      <w:r w:rsidRPr="0040752B">
        <w:rPr>
          <w:rFonts w:ascii="Montserrat" w:eastAsia="Arial" w:hAnsi="Montserrat" w:cs="Arial"/>
        </w:rPr>
        <w:t>les</w:t>
      </w:r>
      <w:r w:rsidRPr="0040752B">
        <w:rPr>
          <w:rFonts w:ascii="Montserrat" w:eastAsia="Arial" w:hAnsi="Montserrat" w:cs="Arial"/>
          <w:spacing w:val="3"/>
        </w:rPr>
        <w:t xml:space="preserve"> </w:t>
      </w:r>
      <w:r w:rsidRPr="0040752B">
        <w:rPr>
          <w:rFonts w:ascii="Montserrat" w:eastAsia="Arial" w:hAnsi="Montserrat" w:cs="Arial"/>
        </w:rPr>
        <w:t>c</w:t>
      </w:r>
      <w:r w:rsidRPr="0040752B">
        <w:rPr>
          <w:rFonts w:ascii="Montserrat" w:eastAsia="Arial" w:hAnsi="Montserrat" w:cs="Arial"/>
          <w:spacing w:val="-1"/>
        </w:rPr>
        <w:t>o</w:t>
      </w:r>
      <w:r w:rsidRPr="0040752B">
        <w:rPr>
          <w:rFonts w:ascii="Montserrat" w:eastAsia="Arial" w:hAnsi="Montserrat" w:cs="Arial"/>
          <w:spacing w:val="1"/>
        </w:rPr>
        <w:t>m</w:t>
      </w:r>
      <w:r w:rsidRPr="0040752B">
        <w:rPr>
          <w:rFonts w:ascii="Montserrat" w:eastAsia="Arial" w:hAnsi="Montserrat" w:cs="Arial"/>
          <w:spacing w:val="-1"/>
        </w:rPr>
        <w:t>pé</w:t>
      </w:r>
      <w:r w:rsidRPr="0040752B">
        <w:rPr>
          <w:rFonts w:ascii="Montserrat" w:eastAsia="Arial" w:hAnsi="Montserrat" w:cs="Arial"/>
        </w:rPr>
        <w:t>t</w:t>
      </w:r>
      <w:r w:rsidRPr="0040752B">
        <w:rPr>
          <w:rFonts w:ascii="Montserrat" w:eastAsia="Arial" w:hAnsi="Montserrat" w:cs="Arial"/>
          <w:spacing w:val="1"/>
        </w:rPr>
        <w:t>en</w:t>
      </w:r>
      <w:r w:rsidRPr="0040752B">
        <w:rPr>
          <w:rFonts w:ascii="Montserrat" w:eastAsia="Arial" w:hAnsi="Montserrat" w:cs="Arial"/>
        </w:rPr>
        <w:t>c</w:t>
      </w:r>
      <w:r w:rsidRPr="0040752B">
        <w:rPr>
          <w:rFonts w:ascii="Montserrat" w:eastAsia="Arial" w:hAnsi="Montserrat" w:cs="Arial"/>
          <w:spacing w:val="1"/>
        </w:rPr>
        <w:t>e</w:t>
      </w:r>
      <w:r w:rsidRPr="0040752B">
        <w:rPr>
          <w:rFonts w:ascii="Montserrat" w:eastAsia="Arial" w:hAnsi="Montserrat" w:cs="Arial"/>
        </w:rPr>
        <w:t xml:space="preserve">s </w:t>
      </w:r>
      <w:r w:rsidRPr="0040752B">
        <w:rPr>
          <w:rFonts w:ascii="Montserrat" w:eastAsia="Arial" w:hAnsi="Montserrat" w:cs="Arial"/>
          <w:spacing w:val="1"/>
        </w:rPr>
        <w:t>e</w:t>
      </w:r>
      <w:r w:rsidRPr="0040752B">
        <w:rPr>
          <w:rFonts w:ascii="Montserrat" w:eastAsia="Arial" w:hAnsi="Montserrat" w:cs="Arial"/>
        </w:rPr>
        <w:t>t</w:t>
      </w:r>
      <w:r w:rsidRPr="0040752B">
        <w:rPr>
          <w:rFonts w:ascii="Montserrat" w:eastAsia="Arial" w:hAnsi="Montserrat" w:cs="Arial"/>
          <w:spacing w:val="3"/>
        </w:rPr>
        <w:t xml:space="preserve"> </w:t>
      </w:r>
      <w:r w:rsidRPr="0040752B">
        <w:rPr>
          <w:rFonts w:ascii="Montserrat" w:eastAsia="Arial" w:hAnsi="Montserrat" w:cs="Arial"/>
        </w:rPr>
        <w:t>l</w:t>
      </w:r>
      <w:r w:rsidRPr="0040752B">
        <w:rPr>
          <w:rFonts w:ascii="Montserrat" w:eastAsia="Arial" w:hAnsi="Montserrat" w:cs="Arial"/>
          <w:spacing w:val="-1"/>
        </w:rPr>
        <w:t>’</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p</w:t>
      </w:r>
      <w:r w:rsidRPr="0040752B">
        <w:rPr>
          <w:rFonts w:ascii="Montserrat" w:eastAsia="Arial" w:hAnsi="Montserrat" w:cs="Arial"/>
        </w:rPr>
        <w:t>loi</w:t>
      </w:r>
      <w:r w:rsidRPr="0040752B">
        <w:rPr>
          <w:rFonts w:ascii="Montserrat" w:eastAsia="Arial" w:hAnsi="Montserrat" w:cs="Arial"/>
          <w:spacing w:val="2"/>
        </w:rPr>
        <w:t xml:space="preserve"> </w:t>
      </w:r>
      <w:r w:rsidRPr="0040752B">
        <w:rPr>
          <w:rFonts w:ascii="Montserrat" w:eastAsia="Arial" w:hAnsi="Montserrat" w:cs="Arial"/>
          <w:spacing w:val="1"/>
        </w:rPr>
        <w:t>de</w:t>
      </w:r>
      <w:r w:rsidRPr="0040752B">
        <w:rPr>
          <w:rFonts w:ascii="Montserrat" w:eastAsia="Arial" w:hAnsi="Montserrat" w:cs="Arial"/>
        </w:rPr>
        <w:t>s je</w:t>
      </w:r>
      <w:r w:rsidRPr="0040752B">
        <w:rPr>
          <w:rFonts w:ascii="Montserrat" w:eastAsia="Arial" w:hAnsi="Montserrat" w:cs="Arial"/>
          <w:spacing w:val="1"/>
        </w:rPr>
        <w:t>une</w:t>
      </w:r>
      <w:r w:rsidRPr="0040752B">
        <w:rPr>
          <w:rFonts w:ascii="Montserrat" w:eastAsia="Arial" w:hAnsi="Montserrat" w:cs="Arial"/>
          <w:spacing w:val="-2"/>
        </w:rPr>
        <w:t>s</w:t>
      </w:r>
      <w:r w:rsidRPr="0040752B">
        <w:rPr>
          <w:rFonts w:ascii="Montserrat" w:eastAsia="Arial" w:hAnsi="Montserrat" w:cs="Arial"/>
        </w:rPr>
        <w:t>.</w:t>
      </w:r>
      <w:r w:rsidRPr="0040752B">
        <w:rPr>
          <w:rFonts w:ascii="Montserrat" w:eastAsia="Arial" w:hAnsi="Montserrat" w:cs="Arial"/>
          <w:spacing w:val="11"/>
        </w:rPr>
        <w:t xml:space="preserve"> </w:t>
      </w:r>
      <w:r w:rsidRPr="0040752B">
        <w:rPr>
          <w:rFonts w:ascii="Montserrat" w:eastAsia="Arial" w:hAnsi="Montserrat" w:cs="Arial"/>
        </w:rPr>
        <w:t>Ce</w:t>
      </w:r>
      <w:r w:rsidRPr="0040752B">
        <w:rPr>
          <w:rFonts w:ascii="Montserrat" w:eastAsia="Arial" w:hAnsi="Montserrat" w:cs="Arial"/>
          <w:spacing w:val="11"/>
        </w:rPr>
        <w:t xml:space="preserve"> </w:t>
      </w:r>
      <w:r w:rsidRPr="0040752B">
        <w:rPr>
          <w:rFonts w:ascii="Montserrat" w:eastAsia="Arial" w:hAnsi="Montserrat" w:cs="Arial"/>
          <w:spacing w:val="1"/>
        </w:rPr>
        <w:t>p</w:t>
      </w:r>
      <w:r w:rsidRPr="0040752B">
        <w:rPr>
          <w:rFonts w:ascii="Montserrat" w:eastAsia="Arial" w:hAnsi="Montserrat" w:cs="Arial"/>
        </w:rPr>
        <w:t>ro</w:t>
      </w:r>
      <w:r w:rsidRPr="0040752B">
        <w:rPr>
          <w:rFonts w:ascii="Montserrat" w:eastAsia="Arial" w:hAnsi="Montserrat" w:cs="Arial"/>
          <w:spacing w:val="1"/>
        </w:rPr>
        <w:t>g</w:t>
      </w:r>
      <w:r w:rsidRPr="0040752B">
        <w:rPr>
          <w:rFonts w:ascii="Montserrat" w:eastAsia="Arial" w:hAnsi="Montserrat" w:cs="Arial"/>
        </w:rPr>
        <w:t>r</w:t>
      </w:r>
      <w:r w:rsidRPr="0040752B">
        <w:rPr>
          <w:rFonts w:ascii="Montserrat" w:eastAsia="Arial" w:hAnsi="Montserrat" w:cs="Arial"/>
          <w:spacing w:val="-2"/>
        </w:rPr>
        <w:t>a</w:t>
      </w:r>
      <w:r w:rsidRPr="0040752B">
        <w:rPr>
          <w:rFonts w:ascii="Montserrat" w:eastAsia="Arial" w:hAnsi="Montserrat" w:cs="Arial"/>
          <w:spacing w:val="-1"/>
        </w:rPr>
        <w:t>mm</w:t>
      </w:r>
      <w:r w:rsidRPr="0040752B">
        <w:rPr>
          <w:rFonts w:ascii="Montserrat" w:eastAsia="Arial" w:hAnsi="Montserrat" w:cs="Arial"/>
        </w:rPr>
        <w:t>e</w:t>
      </w:r>
      <w:r w:rsidRPr="0040752B">
        <w:rPr>
          <w:rFonts w:ascii="Montserrat" w:eastAsia="Arial" w:hAnsi="Montserrat" w:cs="Arial"/>
          <w:spacing w:val="11"/>
        </w:rPr>
        <w:t xml:space="preserve"> novateur qui met le créateur d’emplois que sont les entreprises au cœur du dispositif </w:t>
      </w:r>
      <w:r w:rsidRPr="0040752B">
        <w:rPr>
          <w:rFonts w:ascii="Montserrat" w:eastAsia="Arial" w:hAnsi="Montserrat" w:cs="Arial"/>
        </w:rPr>
        <w:t>vie</w:t>
      </w:r>
      <w:r w:rsidRPr="0040752B">
        <w:rPr>
          <w:rFonts w:ascii="Montserrat" w:eastAsia="Arial" w:hAnsi="Montserrat" w:cs="Arial"/>
          <w:spacing w:val="-1"/>
        </w:rPr>
        <w:t>n</w:t>
      </w:r>
      <w:r w:rsidRPr="0040752B">
        <w:rPr>
          <w:rFonts w:ascii="Montserrat" w:eastAsia="Arial" w:hAnsi="Montserrat" w:cs="Arial"/>
        </w:rPr>
        <w:t>t</w:t>
      </w:r>
      <w:r w:rsidRPr="0040752B">
        <w:rPr>
          <w:rFonts w:ascii="Montserrat" w:eastAsia="Arial" w:hAnsi="Montserrat" w:cs="Arial"/>
          <w:spacing w:val="11"/>
        </w:rPr>
        <w:t xml:space="preserve"> </w:t>
      </w:r>
      <w:r w:rsidRPr="0040752B">
        <w:rPr>
          <w:rFonts w:ascii="Montserrat" w:eastAsia="Arial" w:hAnsi="Montserrat" w:cs="Arial"/>
          <w:spacing w:val="1"/>
        </w:rPr>
        <w:t>e</w:t>
      </w:r>
      <w:r w:rsidRPr="0040752B">
        <w:rPr>
          <w:rFonts w:ascii="Montserrat" w:eastAsia="Arial" w:hAnsi="Montserrat" w:cs="Arial"/>
        </w:rPr>
        <w:t>n</w:t>
      </w:r>
      <w:r w:rsidRPr="0040752B">
        <w:rPr>
          <w:rFonts w:ascii="Montserrat" w:eastAsia="Arial" w:hAnsi="Montserrat" w:cs="Arial"/>
          <w:spacing w:val="11"/>
        </w:rPr>
        <w:t xml:space="preserve"> </w:t>
      </w:r>
      <w:r w:rsidRPr="0040752B">
        <w:rPr>
          <w:rFonts w:ascii="Montserrat" w:eastAsia="Arial" w:hAnsi="Montserrat" w:cs="Arial"/>
        </w:rPr>
        <w:t>s</w:t>
      </w:r>
      <w:r w:rsidRPr="0040752B">
        <w:rPr>
          <w:rFonts w:ascii="Montserrat" w:eastAsia="Arial" w:hAnsi="Montserrat" w:cs="Arial"/>
          <w:spacing w:val="-1"/>
        </w:rPr>
        <w:t>o</w:t>
      </w:r>
      <w:r w:rsidRPr="0040752B">
        <w:rPr>
          <w:rFonts w:ascii="Montserrat" w:eastAsia="Arial" w:hAnsi="Montserrat" w:cs="Arial"/>
          <w:spacing w:val="1"/>
        </w:rPr>
        <w:t>u</w:t>
      </w:r>
      <w:r w:rsidRPr="0040752B">
        <w:rPr>
          <w:rFonts w:ascii="Montserrat" w:eastAsia="Arial" w:hAnsi="Montserrat" w:cs="Arial"/>
        </w:rPr>
        <w:t>ti</w:t>
      </w:r>
      <w:r w:rsidRPr="0040752B">
        <w:rPr>
          <w:rFonts w:ascii="Montserrat" w:eastAsia="Arial" w:hAnsi="Montserrat" w:cs="Arial"/>
          <w:spacing w:val="-1"/>
        </w:rPr>
        <w:t>e</w:t>
      </w:r>
      <w:r w:rsidRPr="0040752B">
        <w:rPr>
          <w:rFonts w:ascii="Montserrat" w:eastAsia="Arial" w:hAnsi="Montserrat" w:cs="Arial"/>
        </w:rPr>
        <w:t>n</w:t>
      </w:r>
      <w:r w:rsidRPr="0040752B">
        <w:rPr>
          <w:rFonts w:ascii="Montserrat" w:eastAsia="Arial" w:hAnsi="Montserrat" w:cs="Arial"/>
          <w:spacing w:val="8"/>
        </w:rPr>
        <w:t xml:space="preserve"> </w:t>
      </w:r>
      <w:r w:rsidRPr="0040752B">
        <w:rPr>
          <w:rFonts w:ascii="Montserrat" w:eastAsia="Arial" w:hAnsi="Montserrat" w:cs="Arial"/>
        </w:rPr>
        <w:t>à</w:t>
      </w:r>
      <w:r w:rsidRPr="0040752B">
        <w:rPr>
          <w:rFonts w:ascii="Montserrat" w:eastAsia="Arial" w:hAnsi="Montserrat" w:cs="Arial"/>
          <w:spacing w:val="11"/>
        </w:rPr>
        <w:t xml:space="preserve"> </w:t>
      </w:r>
      <w:r w:rsidRPr="0040752B">
        <w:rPr>
          <w:rFonts w:ascii="Montserrat" w:eastAsia="Arial" w:hAnsi="Montserrat" w:cs="Arial"/>
        </w:rPr>
        <w:t>la</w:t>
      </w:r>
      <w:r w:rsidRPr="0040752B">
        <w:rPr>
          <w:rFonts w:ascii="Montserrat" w:eastAsia="Arial" w:hAnsi="Montserrat" w:cs="Arial"/>
          <w:spacing w:val="11"/>
        </w:rPr>
        <w:t xml:space="preserve"> </w:t>
      </w:r>
      <w:r w:rsidRPr="0040752B">
        <w:rPr>
          <w:rFonts w:ascii="Montserrat" w:eastAsia="Arial" w:hAnsi="Montserrat" w:cs="Arial"/>
          <w:spacing w:val="1"/>
        </w:rPr>
        <w:t>p</w:t>
      </w:r>
      <w:r w:rsidRPr="0040752B">
        <w:rPr>
          <w:rFonts w:ascii="Montserrat" w:eastAsia="Arial" w:hAnsi="Montserrat" w:cs="Arial"/>
        </w:rPr>
        <w:t>r</w:t>
      </w:r>
      <w:r w:rsidRPr="0040752B">
        <w:rPr>
          <w:rFonts w:ascii="Montserrat" w:eastAsia="Arial" w:hAnsi="Montserrat" w:cs="Arial"/>
          <w:spacing w:val="-2"/>
        </w:rPr>
        <w:t>o</w:t>
      </w:r>
      <w:r w:rsidRPr="0040752B">
        <w:rPr>
          <w:rFonts w:ascii="Montserrat" w:eastAsia="Arial" w:hAnsi="Montserrat" w:cs="Arial"/>
          <w:spacing w:val="1"/>
        </w:rPr>
        <w:t>mo</w:t>
      </w:r>
      <w:r w:rsidRPr="0040752B">
        <w:rPr>
          <w:rFonts w:ascii="Montserrat" w:eastAsia="Arial" w:hAnsi="Montserrat" w:cs="Arial"/>
        </w:rPr>
        <w:t>ti</w:t>
      </w:r>
      <w:r w:rsidRPr="0040752B">
        <w:rPr>
          <w:rFonts w:ascii="Montserrat" w:eastAsia="Arial" w:hAnsi="Montserrat" w:cs="Arial"/>
          <w:spacing w:val="-1"/>
        </w:rPr>
        <w:t>o</w:t>
      </w:r>
      <w:r w:rsidRPr="0040752B">
        <w:rPr>
          <w:rFonts w:ascii="Montserrat" w:eastAsia="Arial" w:hAnsi="Montserrat" w:cs="Arial"/>
        </w:rPr>
        <w:t>n</w:t>
      </w:r>
      <w:r w:rsidRPr="0040752B">
        <w:rPr>
          <w:rFonts w:ascii="Montserrat" w:eastAsia="Arial" w:hAnsi="Montserrat" w:cs="Arial"/>
          <w:spacing w:val="11"/>
        </w:rPr>
        <w:t xml:space="preserve"> </w:t>
      </w:r>
      <w:r w:rsidRPr="0040752B">
        <w:rPr>
          <w:rFonts w:ascii="Montserrat" w:eastAsia="Arial" w:hAnsi="Montserrat" w:cs="Arial"/>
          <w:spacing w:val="1"/>
        </w:rPr>
        <w:t>d</w:t>
      </w:r>
      <w:r w:rsidRPr="0040752B">
        <w:rPr>
          <w:rFonts w:ascii="Montserrat" w:eastAsia="Arial" w:hAnsi="Montserrat" w:cs="Arial"/>
        </w:rPr>
        <w:t>e</w:t>
      </w:r>
      <w:r w:rsidRPr="0040752B">
        <w:rPr>
          <w:rFonts w:ascii="Montserrat" w:eastAsia="Arial" w:hAnsi="Montserrat" w:cs="Arial"/>
          <w:spacing w:val="11"/>
        </w:rPr>
        <w:t xml:space="preserve"> </w:t>
      </w:r>
      <w:r w:rsidRPr="0040752B">
        <w:rPr>
          <w:rFonts w:ascii="Montserrat" w:eastAsia="Arial" w:hAnsi="Montserrat" w:cs="Arial"/>
        </w:rPr>
        <w:t>l</w:t>
      </w:r>
      <w:r w:rsidRPr="0040752B">
        <w:rPr>
          <w:rFonts w:ascii="Montserrat" w:eastAsia="Arial" w:hAnsi="Montserrat" w:cs="Arial"/>
          <w:spacing w:val="-1"/>
        </w:rPr>
        <w:t>’em</w:t>
      </w:r>
      <w:r w:rsidRPr="0040752B">
        <w:rPr>
          <w:rFonts w:ascii="Montserrat" w:eastAsia="Arial" w:hAnsi="Montserrat" w:cs="Arial"/>
          <w:spacing w:val="1"/>
        </w:rPr>
        <w:t>p</w:t>
      </w:r>
      <w:r w:rsidRPr="0040752B">
        <w:rPr>
          <w:rFonts w:ascii="Montserrat" w:eastAsia="Arial" w:hAnsi="Montserrat" w:cs="Arial"/>
        </w:rPr>
        <w:t xml:space="preserve">loi </w:t>
      </w:r>
      <w:r w:rsidRPr="0040752B">
        <w:rPr>
          <w:rFonts w:ascii="Montserrat" w:eastAsia="Arial" w:hAnsi="Montserrat" w:cs="Arial"/>
          <w:spacing w:val="1"/>
        </w:rPr>
        <w:t>du</w:t>
      </w:r>
      <w:r w:rsidRPr="0040752B">
        <w:rPr>
          <w:rFonts w:ascii="Montserrat" w:eastAsia="Arial" w:hAnsi="Montserrat" w:cs="Arial"/>
        </w:rPr>
        <w:t>ra</w:t>
      </w:r>
      <w:r w:rsidRPr="0040752B">
        <w:rPr>
          <w:rFonts w:ascii="Montserrat" w:eastAsia="Arial" w:hAnsi="Montserrat" w:cs="Arial"/>
          <w:spacing w:val="1"/>
        </w:rPr>
        <w:t>b</w:t>
      </w:r>
      <w:r w:rsidRPr="0040752B">
        <w:rPr>
          <w:rFonts w:ascii="Montserrat" w:eastAsia="Arial" w:hAnsi="Montserrat" w:cs="Arial"/>
        </w:rPr>
        <w:t>le</w:t>
      </w:r>
      <w:r w:rsidRPr="0040752B">
        <w:rPr>
          <w:rFonts w:ascii="Montserrat" w:eastAsia="Arial" w:hAnsi="Montserrat" w:cs="Arial"/>
          <w:spacing w:val="-2"/>
        </w:rPr>
        <w:t xml:space="preserve"> </w:t>
      </w:r>
      <w:r w:rsidRPr="0040752B">
        <w:rPr>
          <w:rFonts w:ascii="Montserrat" w:eastAsia="Arial" w:hAnsi="Montserrat" w:cs="Arial"/>
          <w:spacing w:val="1"/>
        </w:rPr>
        <w:t>de</w:t>
      </w:r>
      <w:r w:rsidRPr="0040752B">
        <w:rPr>
          <w:rFonts w:ascii="Montserrat" w:eastAsia="Arial" w:hAnsi="Montserrat" w:cs="Arial"/>
        </w:rPr>
        <w:t>s</w:t>
      </w:r>
      <w:r w:rsidRPr="0040752B">
        <w:rPr>
          <w:rFonts w:ascii="Montserrat" w:eastAsia="Arial" w:hAnsi="Montserrat" w:cs="Arial"/>
          <w:spacing w:val="-2"/>
        </w:rPr>
        <w:t xml:space="preserve"> </w:t>
      </w:r>
      <w:r w:rsidRPr="0040752B">
        <w:rPr>
          <w:rFonts w:ascii="Montserrat" w:eastAsia="Arial" w:hAnsi="Montserrat" w:cs="Arial"/>
        </w:rPr>
        <w:t>j</w:t>
      </w:r>
      <w:r w:rsidRPr="0040752B">
        <w:rPr>
          <w:rFonts w:ascii="Montserrat" w:eastAsia="Arial" w:hAnsi="Montserrat" w:cs="Arial"/>
          <w:spacing w:val="1"/>
        </w:rPr>
        <w:t>eu</w:t>
      </w:r>
      <w:r w:rsidRPr="0040752B">
        <w:rPr>
          <w:rFonts w:ascii="Montserrat" w:eastAsia="Arial" w:hAnsi="Montserrat" w:cs="Arial"/>
          <w:spacing w:val="-1"/>
        </w:rPr>
        <w:t>n</w:t>
      </w:r>
      <w:r w:rsidRPr="0040752B">
        <w:rPr>
          <w:rFonts w:ascii="Montserrat" w:eastAsia="Arial" w:hAnsi="Montserrat" w:cs="Arial"/>
          <w:spacing w:val="1"/>
        </w:rPr>
        <w:t>e</w:t>
      </w:r>
      <w:r w:rsidRPr="0040752B">
        <w:rPr>
          <w:rFonts w:ascii="Montserrat" w:eastAsia="Arial" w:hAnsi="Montserrat" w:cs="Arial"/>
        </w:rPr>
        <w:t>s.</w:t>
      </w:r>
    </w:p>
    <w:p w14:paraId="548BFE19" w14:textId="77777777" w:rsidR="00F319FF" w:rsidRPr="0040752B" w:rsidRDefault="00F319FF" w:rsidP="00CC0E68">
      <w:pPr>
        <w:spacing w:before="16" w:line="276" w:lineRule="auto"/>
        <w:ind w:left="116" w:right="14"/>
        <w:jc w:val="both"/>
        <w:rPr>
          <w:rFonts w:ascii="Montserrat" w:eastAsia="Arial" w:hAnsi="Montserrat" w:cs="Arial"/>
        </w:rPr>
      </w:pPr>
      <w:r w:rsidRPr="0040752B">
        <w:rPr>
          <w:rFonts w:ascii="Montserrat" w:eastAsia="Arial" w:hAnsi="Montserrat" w:cs="Arial"/>
          <w:spacing w:val="1"/>
        </w:rPr>
        <w:t>Le</w:t>
      </w:r>
      <w:r w:rsidRPr="0040752B">
        <w:rPr>
          <w:rFonts w:ascii="Montserrat" w:eastAsia="Arial" w:hAnsi="Montserrat" w:cs="Arial"/>
        </w:rPr>
        <w:t>s</w:t>
      </w:r>
      <w:r w:rsidRPr="0040752B">
        <w:rPr>
          <w:rFonts w:ascii="Montserrat" w:eastAsia="Arial" w:hAnsi="Montserrat" w:cs="Arial"/>
          <w:spacing w:val="-6"/>
        </w:rPr>
        <w:t xml:space="preserve"> </w:t>
      </w:r>
      <w:r w:rsidRPr="0040752B">
        <w:rPr>
          <w:rFonts w:ascii="Montserrat" w:eastAsia="Arial" w:hAnsi="Montserrat" w:cs="Arial"/>
          <w:spacing w:val="1"/>
        </w:rPr>
        <w:t>n</w:t>
      </w:r>
      <w:r w:rsidRPr="0040752B">
        <w:rPr>
          <w:rFonts w:ascii="Montserrat" w:eastAsia="Arial" w:hAnsi="Montserrat" w:cs="Arial"/>
          <w:spacing w:val="-1"/>
        </w:rPr>
        <w:t>o</w:t>
      </w:r>
      <w:r w:rsidRPr="0040752B">
        <w:rPr>
          <w:rFonts w:ascii="Montserrat" w:eastAsia="Arial" w:hAnsi="Montserrat" w:cs="Arial"/>
          <w:spacing w:val="1"/>
        </w:rPr>
        <w:t>u</w:t>
      </w:r>
      <w:r w:rsidRPr="0040752B">
        <w:rPr>
          <w:rFonts w:ascii="Montserrat" w:eastAsia="Arial" w:hAnsi="Montserrat" w:cs="Arial"/>
        </w:rPr>
        <w:t>v</w:t>
      </w:r>
      <w:r w:rsidRPr="0040752B">
        <w:rPr>
          <w:rFonts w:ascii="Montserrat" w:eastAsia="Arial" w:hAnsi="Montserrat" w:cs="Arial"/>
          <w:spacing w:val="-1"/>
        </w:rPr>
        <w:t>e</w:t>
      </w:r>
      <w:r w:rsidRPr="0040752B">
        <w:rPr>
          <w:rFonts w:ascii="Montserrat" w:eastAsia="Arial" w:hAnsi="Montserrat" w:cs="Arial"/>
          <w:spacing w:val="1"/>
        </w:rPr>
        <w:t>au</w:t>
      </w:r>
      <w:r w:rsidRPr="0040752B">
        <w:rPr>
          <w:rFonts w:ascii="Montserrat" w:eastAsia="Arial" w:hAnsi="Montserrat" w:cs="Arial"/>
        </w:rPr>
        <w:t>x</w:t>
      </w:r>
      <w:r w:rsidRPr="0040752B">
        <w:rPr>
          <w:rFonts w:ascii="Montserrat" w:eastAsia="Arial" w:hAnsi="Montserrat" w:cs="Arial"/>
          <w:spacing w:val="-6"/>
        </w:rPr>
        <w:t xml:space="preserve"> </w:t>
      </w:r>
      <w:r w:rsidRPr="0040752B">
        <w:rPr>
          <w:rFonts w:ascii="Montserrat" w:eastAsia="Arial" w:hAnsi="Montserrat" w:cs="Arial"/>
          <w:spacing w:val="-1"/>
        </w:rPr>
        <w:t>e</w:t>
      </w:r>
      <w:r w:rsidRPr="0040752B">
        <w:rPr>
          <w:rFonts w:ascii="Montserrat" w:eastAsia="Arial" w:hAnsi="Montserrat" w:cs="Arial"/>
          <w:spacing w:val="1"/>
        </w:rPr>
        <w:t>mp</w:t>
      </w:r>
      <w:r w:rsidRPr="0040752B">
        <w:rPr>
          <w:rFonts w:ascii="Montserrat" w:eastAsia="Arial" w:hAnsi="Montserrat" w:cs="Arial"/>
          <w:spacing w:val="-3"/>
        </w:rPr>
        <w:t>l</w:t>
      </w:r>
      <w:r w:rsidRPr="0040752B">
        <w:rPr>
          <w:rFonts w:ascii="Montserrat" w:eastAsia="Arial" w:hAnsi="Montserrat" w:cs="Arial"/>
          <w:spacing w:val="1"/>
        </w:rPr>
        <w:t>o</w:t>
      </w:r>
      <w:r w:rsidRPr="0040752B">
        <w:rPr>
          <w:rFonts w:ascii="Montserrat" w:eastAsia="Arial" w:hAnsi="Montserrat" w:cs="Arial"/>
        </w:rPr>
        <w:t>is</w:t>
      </w:r>
      <w:r w:rsidRPr="0040752B">
        <w:rPr>
          <w:rFonts w:ascii="Montserrat" w:eastAsia="Arial" w:hAnsi="Montserrat" w:cs="Arial"/>
          <w:spacing w:val="-7"/>
        </w:rPr>
        <w:t xml:space="preserve"> </w:t>
      </w:r>
      <w:r w:rsidRPr="0040752B">
        <w:rPr>
          <w:rFonts w:ascii="Montserrat" w:eastAsia="Arial" w:hAnsi="Montserrat" w:cs="Arial"/>
        </w:rPr>
        <w:t>cré</w:t>
      </w:r>
      <w:r w:rsidRPr="0040752B">
        <w:rPr>
          <w:rFonts w:ascii="Montserrat" w:eastAsia="Arial" w:hAnsi="Montserrat" w:cs="Arial"/>
          <w:spacing w:val="1"/>
        </w:rPr>
        <w:t>é</w:t>
      </w:r>
      <w:r w:rsidRPr="0040752B">
        <w:rPr>
          <w:rFonts w:ascii="Montserrat" w:eastAsia="Arial" w:hAnsi="Montserrat" w:cs="Arial"/>
        </w:rPr>
        <w:t>s</w:t>
      </w:r>
      <w:r w:rsidRPr="0040752B">
        <w:rPr>
          <w:rFonts w:ascii="Montserrat" w:eastAsia="Arial" w:hAnsi="Montserrat" w:cs="Arial"/>
          <w:spacing w:val="-6"/>
        </w:rPr>
        <w:t xml:space="preserve"> </w:t>
      </w:r>
      <w:r w:rsidRPr="0040752B">
        <w:rPr>
          <w:rFonts w:ascii="Montserrat" w:eastAsia="Arial" w:hAnsi="Montserrat" w:cs="Arial"/>
          <w:spacing w:val="1"/>
        </w:rPr>
        <w:t>n</w:t>
      </w:r>
      <w:r w:rsidRPr="0040752B">
        <w:rPr>
          <w:rFonts w:ascii="Montserrat" w:eastAsia="Arial" w:hAnsi="Montserrat" w:cs="Arial"/>
        </w:rPr>
        <w:t>e</w:t>
      </w:r>
      <w:r w:rsidRPr="0040752B">
        <w:rPr>
          <w:rFonts w:ascii="Montserrat" w:eastAsia="Arial" w:hAnsi="Montserrat" w:cs="Arial"/>
          <w:spacing w:val="-6"/>
        </w:rPr>
        <w:t xml:space="preserve"> </w:t>
      </w:r>
      <w:r w:rsidRPr="0040752B">
        <w:rPr>
          <w:rFonts w:ascii="Montserrat" w:eastAsia="Arial" w:hAnsi="Montserrat" w:cs="Arial"/>
        </w:rPr>
        <w:t>v</w:t>
      </w:r>
      <w:r w:rsidRPr="0040752B">
        <w:rPr>
          <w:rFonts w:ascii="Montserrat" w:eastAsia="Arial" w:hAnsi="Montserrat" w:cs="Arial"/>
          <w:spacing w:val="-1"/>
        </w:rPr>
        <w:t>o</w:t>
      </w:r>
      <w:r w:rsidRPr="0040752B">
        <w:rPr>
          <w:rFonts w:ascii="Montserrat" w:eastAsia="Arial" w:hAnsi="Montserrat" w:cs="Arial"/>
          <w:spacing w:val="1"/>
        </w:rPr>
        <w:t>n</w:t>
      </w:r>
      <w:r w:rsidRPr="0040752B">
        <w:rPr>
          <w:rFonts w:ascii="Montserrat" w:eastAsia="Arial" w:hAnsi="Montserrat" w:cs="Arial"/>
        </w:rPr>
        <w:t>t</w:t>
      </w:r>
      <w:r w:rsidRPr="0040752B">
        <w:rPr>
          <w:rFonts w:ascii="Montserrat" w:eastAsia="Arial" w:hAnsi="Montserrat" w:cs="Arial"/>
          <w:spacing w:val="-6"/>
        </w:rPr>
        <w:t xml:space="preserve"> </w:t>
      </w:r>
      <w:r w:rsidRPr="0040752B">
        <w:rPr>
          <w:rFonts w:ascii="Montserrat" w:eastAsia="Arial" w:hAnsi="Montserrat" w:cs="Arial"/>
          <w:spacing w:val="-1"/>
        </w:rPr>
        <w:t>p</w:t>
      </w:r>
      <w:r w:rsidRPr="0040752B">
        <w:rPr>
          <w:rFonts w:ascii="Montserrat" w:eastAsia="Arial" w:hAnsi="Montserrat" w:cs="Arial"/>
          <w:spacing w:val="1"/>
        </w:rPr>
        <w:t>a</w:t>
      </w:r>
      <w:r w:rsidRPr="0040752B">
        <w:rPr>
          <w:rFonts w:ascii="Montserrat" w:eastAsia="Arial" w:hAnsi="Montserrat" w:cs="Arial"/>
        </w:rPr>
        <w:t>s</w:t>
      </w:r>
      <w:r w:rsidRPr="0040752B">
        <w:rPr>
          <w:rFonts w:ascii="Montserrat" w:eastAsia="Arial" w:hAnsi="Montserrat" w:cs="Arial"/>
          <w:spacing w:val="-6"/>
        </w:rPr>
        <w:t xml:space="preserve"> </w:t>
      </w:r>
      <w:r w:rsidRPr="0040752B">
        <w:rPr>
          <w:rFonts w:ascii="Montserrat" w:eastAsia="Arial" w:hAnsi="Montserrat" w:cs="Arial"/>
        </w:rPr>
        <w:t>se</w:t>
      </w:r>
      <w:r w:rsidRPr="0040752B">
        <w:rPr>
          <w:rFonts w:ascii="Montserrat" w:eastAsia="Arial" w:hAnsi="Montserrat" w:cs="Arial"/>
          <w:spacing w:val="-6"/>
        </w:rPr>
        <w:t xml:space="preserve"> </w:t>
      </w:r>
      <w:r w:rsidRPr="0040752B">
        <w:rPr>
          <w:rFonts w:ascii="Montserrat" w:eastAsia="Arial" w:hAnsi="Montserrat" w:cs="Arial"/>
          <w:spacing w:val="-2"/>
        </w:rPr>
        <w:t>s</w:t>
      </w:r>
      <w:r w:rsidRPr="0040752B">
        <w:rPr>
          <w:rFonts w:ascii="Montserrat" w:eastAsia="Arial" w:hAnsi="Montserrat" w:cs="Arial"/>
          <w:spacing w:val="1"/>
        </w:rPr>
        <w:t>ub</w:t>
      </w:r>
      <w:r w:rsidRPr="0040752B">
        <w:rPr>
          <w:rFonts w:ascii="Montserrat" w:eastAsia="Arial" w:hAnsi="Montserrat" w:cs="Arial"/>
        </w:rPr>
        <w:t>stit</w:t>
      </w:r>
      <w:r w:rsidRPr="0040752B">
        <w:rPr>
          <w:rFonts w:ascii="Montserrat" w:eastAsia="Arial" w:hAnsi="Montserrat" w:cs="Arial"/>
          <w:spacing w:val="-1"/>
        </w:rPr>
        <w:t>u</w:t>
      </w:r>
      <w:r w:rsidRPr="0040752B">
        <w:rPr>
          <w:rFonts w:ascii="Montserrat" w:eastAsia="Arial" w:hAnsi="Montserrat" w:cs="Arial"/>
          <w:spacing w:val="1"/>
        </w:rPr>
        <w:t>e</w:t>
      </w:r>
      <w:r w:rsidRPr="0040752B">
        <w:rPr>
          <w:rFonts w:ascii="Montserrat" w:eastAsia="Arial" w:hAnsi="Montserrat" w:cs="Arial"/>
        </w:rPr>
        <w:t>r</w:t>
      </w:r>
      <w:r w:rsidRPr="0040752B">
        <w:rPr>
          <w:rFonts w:ascii="Montserrat" w:eastAsia="Arial" w:hAnsi="Montserrat" w:cs="Arial"/>
          <w:spacing w:val="-7"/>
        </w:rPr>
        <w:t xml:space="preserve"> </w:t>
      </w:r>
      <w:r w:rsidRPr="0040752B">
        <w:rPr>
          <w:rFonts w:ascii="Montserrat" w:eastAsia="Arial" w:hAnsi="Montserrat" w:cs="Arial"/>
          <w:spacing w:val="1"/>
        </w:rPr>
        <w:t>au</w:t>
      </w:r>
      <w:r w:rsidRPr="0040752B">
        <w:rPr>
          <w:rFonts w:ascii="Montserrat" w:eastAsia="Arial" w:hAnsi="Montserrat" w:cs="Arial"/>
        </w:rPr>
        <w:t>x</w:t>
      </w:r>
      <w:r w:rsidRPr="0040752B">
        <w:rPr>
          <w:rFonts w:ascii="Montserrat" w:eastAsia="Arial" w:hAnsi="Montserrat" w:cs="Arial"/>
          <w:spacing w:val="-6"/>
        </w:rPr>
        <w:t xml:space="preserve"> </w:t>
      </w:r>
      <w:r w:rsidRPr="0040752B">
        <w:rPr>
          <w:rFonts w:ascii="Montserrat" w:eastAsia="Arial" w:hAnsi="Montserrat" w:cs="Arial"/>
          <w:spacing w:val="-1"/>
        </w:rPr>
        <w:t>a</w:t>
      </w:r>
      <w:r w:rsidRPr="0040752B">
        <w:rPr>
          <w:rFonts w:ascii="Montserrat" w:eastAsia="Arial" w:hAnsi="Montserrat" w:cs="Arial"/>
          <w:spacing w:val="1"/>
        </w:rPr>
        <w:t>n</w:t>
      </w:r>
      <w:r w:rsidRPr="0040752B">
        <w:rPr>
          <w:rFonts w:ascii="Montserrat" w:eastAsia="Arial" w:hAnsi="Montserrat" w:cs="Arial"/>
        </w:rPr>
        <w:t>cie</w:t>
      </w:r>
      <w:r w:rsidRPr="0040752B">
        <w:rPr>
          <w:rFonts w:ascii="Montserrat" w:eastAsia="Arial" w:hAnsi="Montserrat" w:cs="Arial"/>
          <w:spacing w:val="1"/>
        </w:rPr>
        <w:t>n</w:t>
      </w:r>
      <w:r w:rsidRPr="0040752B">
        <w:rPr>
          <w:rFonts w:ascii="Montserrat" w:eastAsia="Arial" w:hAnsi="Montserrat" w:cs="Arial"/>
        </w:rPr>
        <w:t>s</w:t>
      </w:r>
      <w:r w:rsidRPr="0040752B">
        <w:rPr>
          <w:rFonts w:ascii="Montserrat" w:eastAsia="Arial" w:hAnsi="Montserrat" w:cs="Arial"/>
          <w:spacing w:val="-9"/>
        </w:rPr>
        <w:t xml:space="preserve"> </w:t>
      </w:r>
      <w:r w:rsidRPr="0040752B">
        <w:rPr>
          <w:rFonts w:ascii="Montserrat" w:eastAsia="Arial" w:hAnsi="Montserrat" w:cs="Arial"/>
          <w:spacing w:val="-1"/>
        </w:rPr>
        <w:t>e</w:t>
      </w:r>
      <w:r w:rsidRPr="0040752B">
        <w:rPr>
          <w:rFonts w:ascii="Montserrat" w:eastAsia="Arial" w:hAnsi="Montserrat" w:cs="Arial"/>
          <w:spacing w:val="1"/>
        </w:rPr>
        <w:t>mp</w:t>
      </w:r>
      <w:r w:rsidRPr="0040752B">
        <w:rPr>
          <w:rFonts w:ascii="Montserrat" w:eastAsia="Arial" w:hAnsi="Montserrat" w:cs="Arial"/>
        </w:rPr>
        <w:t>lois</w:t>
      </w:r>
      <w:r w:rsidRPr="0040752B">
        <w:rPr>
          <w:rFonts w:ascii="Montserrat" w:eastAsia="Arial" w:hAnsi="Montserrat" w:cs="Arial"/>
          <w:spacing w:val="-6"/>
        </w:rPr>
        <w:t xml:space="preserve"> </w:t>
      </w:r>
      <w:r w:rsidRPr="0040752B">
        <w:rPr>
          <w:rFonts w:ascii="Montserrat" w:eastAsia="Arial" w:hAnsi="Montserrat" w:cs="Arial"/>
          <w:spacing w:val="-1"/>
        </w:rPr>
        <w:t>d</w:t>
      </w:r>
      <w:r w:rsidRPr="0040752B">
        <w:rPr>
          <w:rFonts w:ascii="Montserrat" w:eastAsia="Arial" w:hAnsi="Montserrat" w:cs="Arial"/>
        </w:rPr>
        <w:t>e</w:t>
      </w:r>
      <w:r w:rsidRPr="0040752B">
        <w:rPr>
          <w:rFonts w:ascii="Montserrat" w:eastAsia="Arial" w:hAnsi="Montserrat" w:cs="Arial"/>
          <w:spacing w:val="-6"/>
        </w:rPr>
        <w:t xml:space="preserve"> </w:t>
      </w:r>
      <w:r w:rsidRPr="0040752B">
        <w:rPr>
          <w:rFonts w:ascii="Montserrat" w:eastAsia="Arial" w:hAnsi="Montserrat" w:cs="Arial"/>
        </w:rPr>
        <w:t>l</w:t>
      </w:r>
      <w:r w:rsidRPr="0040752B">
        <w:rPr>
          <w:rFonts w:ascii="Montserrat" w:eastAsia="Arial" w:hAnsi="Montserrat" w:cs="Arial"/>
          <w:spacing w:val="-1"/>
        </w:rPr>
        <w:t>’</w:t>
      </w:r>
      <w:r w:rsidRPr="0040752B">
        <w:rPr>
          <w:rFonts w:ascii="Montserrat" w:eastAsia="Arial" w:hAnsi="Montserrat" w:cs="Arial"/>
          <w:spacing w:val="1"/>
        </w:rPr>
        <w:t>en</w:t>
      </w:r>
      <w:r w:rsidRPr="0040752B">
        <w:rPr>
          <w:rFonts w:ascii="Montserrat" w:eastAsia="Arial" w:hAnsi="Montserrat" w:cs="Arial"/>
        </w:rPr>
        <w:t>tr</w:t>
      </w:r>
      <w:r w:rsidRPr="0040752B">
        <w:rPr>
          <w:rFonts w:ascii="Montserrat" w:eastAsia="Arial" w:hAnsi="Montserrat" w:cs="Arial"/>
          <w:spacing w:val="-2"/>
        </w:rPr>
        <w:t>e</w:t>
      </w:r>
      <w:r w:rsidRPr="0040752B">
        <w:rPr>
          <w:rFonts w:ascii="Montserrat" w:eastAsia="Arial" w:hAnsi="Montserrat" w:cs="Arial"/>
          <w:spacing w:val="1"/>
        </w:rPr>
        <w:t>p</w:t>
      </w:r>
      <w:r w:rsidRPr="0040752B">
        <w:rPr>
          <w:rFonts w:ascii="Montserrat" w:eastAsia="Arial" w:hAnsi="Montserrat" w:cs="Arial"/>
        </w:rPr>
        <w:t>r</w:t>
      </w:r>
      <w:r w:rsidRPr="0040752B">
        <w:rPr>
          <w:rFonts w:ascii="Montserrat" w:eastAsia="Arial" w:hAnsi="Montserrat" w:cs="Arial"/>
          <w:spacing w:val="-1"/>
        </w:rPr>
        <w:t>i</w:t>
      </w:r>
      <w:r w:rsidRPr="0040752B">
        <w:rPr>
          <w:rFonts w:ascii="Montserrat" w:eastAsia="Arial" w:hAnsi="Montserrat" w:cs="Arial"/>
        </w:rPr>
        <w:t>se</w:t>
      </w:r>
      <w:r w:rsidRPr="0040752B">
        <w:rPr>
          <w:rFonts w:ascii="Montserrat" w:eastAsia="Arial" w:hAnsi="Montserrat" w:cs="Arial"/>
          <w:spacing w:val="10"/>
        </w:rPr>
        <w:t xml:space="preserve"> </w:t>
      </w:r>
      <w:r w:rsidRPr="0040752B">
        <w:rPr>
          <w:rFonts w:ascii="Montserrat" w:eastAsia="Arial" w:hAnsi="Montserrat" w:cs="Arial"/>
        </w:rPr>
        <w:t>; il</w:t>
      </w:r>
      <w:r w:rsidRPr="0040752B">
        <w:rPr>
          <w:rFonts w:ascii="Montserrat" w:eastAsia="Arial" w:hAnsi="Montserrat" w:cs="Arial"/>
          <w:spacing w:val="-3"/>
        </w:rPr>
        <w:t xml:space="preserve"> </w:t>
      </w:r>
      <w:r w:rsidRPr="0040752B">
        <w:rPr>
          <w:rFonts w:ascii="Montserrat" w:eastAsia="Arial" w:hAnsi="Montserrat" w:cs="Arial"/>
        </w:rPr>
        <w:t>s’a</w:t>
      </w:r>
      <w:r w:rsidRPr="0040752B">
        <w:rPr>
          <w:rFonts w:ascii="Montserrat" w:eastAsia="Arial" w:hAnsi="Montserrat" w:cs="Arial"/>
          <w:spacing w:val="1"/>
        </w:rPr>
        <w:t>g</w:t>
      </w:r>
      <w:r w:rsidRPr="0040752B">
        <w:rPr>
          <w:rFonts w:ascii="Montserrat" w:eastAsia="Arial" w:hAnsi="Montserrat" w:cs="Arial"/>
        </w:rPr>
        <w:t>it</w:t>
      </w:r>
      <w:r w:rsidRPr="0040752B">
        <w:rPr>
          <w:rFonts w:ascii="Montserrat" w:eastAsia="Arial" w:hAnsi="Montserrat" w:cs="Arial"/>
          <w:spacing w:val="-2"/>
        </w:rPr>
        <w:t xml:space="preserve"> </w:t>
      </w:r>
      <w:r w:rsidRPr="0040752B">
        <w:rPr>
          <w:rFonts w:ascii="Montserrat" w:eastAsia="Arial" w:hAnsi="Montserrat" w:cs="Arial"/>
          <w:spacing w:val="-1"/>
        </w:rPr>
        <w:t>d</w:t>
      </w:r>
      <w:r w:rsidRPr="0040752B">
        <w:rPr>
          <w:rFonts w:ascii="Montserrat" w:eastAsia="Arial" w:hAnsi="Montserrat" w:cs="Arial"/>
          <w:spacing w:val="1"/>
        </w:rPr>
        <w:t>on</w:t>
      </w:r>
      <w:r w:rsidRPr="0040752B">
        <w:rPr>
          <w:rFonts w:ascii="Montserrat" w:eastAsia="Arial" w:hAnsi="Montserrat" w:cs="Arial"/>
        </w:rPr>
        <w:t>c</w:t>
      </w:r>
      <w:r w:rsidRPr="0040752B">
        <w:rPr>
          <w:rFonts w:ascii="Montserrat" w:eastAsia="Arial" w:hAnsi="Montserrat" w:cs="Arial"/>
          <w:spacing w:val="-4"/>
        </w:rPr>
        <w:t xml:space="preserve"> </w:t>
      </w:r>
      <w:r w:rsidRPr="0040752B">
        <w:rPr>
          <w:rFonts w:ascii="Montserrat" w:eastAsia="Arial" w:hAnsi="Montserrat" w:cs="Arial"/>
          <w:spacing w:val="1"/>
        </w:rPr>
        <w:t>pou</w:t>
      </w:r>
      <w:r w:rsidRPr="0040752B">
        <w:rPr>
          <w:rFonts w:ascii="Montserrat" w:eastAsia="Arial" w:hAnsi="Montserrat" w:cs="Arial"/>
        </w:rPr>
        <w:t>r</w:t>
      </w:r>
      <w:r w:rsidRPr="0040752B">
        <w:rPr>
          <w:rFonts w:ascii="Montserrat" w:eastAsia="Arial" w:hAnsi="Montserrat" w:cs="Arial"/>
          <w:spacing w:val="-2"/>
        </w:rPr>
        <w:t xml:space="preserve"> </w:t>
      </w:r>
      <w:r w:rsidRPr="0040752B">
        <w:rPr>
          <w:rFonts w:ascii="Montserrat" w:eastAsia="Arial" w:hAnsi="Montserrat" w:cs="Arial"/>
          <w:spacing w:val="-3"/>
        </w:rPr>
        <w:t>l</w:t>
      </w:r>
      <w:r w:rsidRPr="0040752B">
        <w:rPr>
          <w:rFonts w:ascii="Montserrat" w:eastAsia="Arial" w:hAnsi="Montserrat" w:cs="Arial"/>
        </w:rPr>
        <w:t>e</w:t>
      </w:r>
      <w:r w:rsidRPr="0040752B">
        <w:rPr>
          <w:rFonts w:ascii="Montserrat" w:eastAsia="Arial" w:hAnsi="Montserrat" w:cs="Arial"/>
          <w:spacing w:val="-1"/>
        </w:rPr>
        <w:t xml:space="preserve"> </w:t>
      </w:r>
      <w:r w:rsidRPr="0040752B">
        <w:rPr>
          <w:rFonts w:ascii="Montserrat" w:eastAsia="Arial" w:hAnsi="Montserrat" w:cs="Arial"/>
          <w:spacing w:val="-2"/>
        </w:rPr>
        <w:t>P</w:t>
      </w:r>
      <w:r w:rsidRPr="0040752B">
        <w:rPr>
          <w:rFonts w:ascii="Montserrat" w:eastAsia="Arial" w:hAnsi="Montserrat" w:cs="Arial"/>
        </w:rPr>
        <w:t xml:space="preserve">SIE </w:t>
      </w:r>
      <w:r w:rsidRPr="0040752B">
        <w:rPr>
          <w:rFonts w:ascii="Montserrat" w:eastAsia="Arial" w:hAnsi="Montserrat" w:cs="Arial"/>
          <w:spacing w:val="1"/>
        </w:rPr>
        <w:t>d</w:t>
      </w:r>
      <w:r w:rsidRPr="0040752B">
        <w:rPr>
          <w:rFonts w:ascii="Montserrat" w:eastAsia="Arial" w:hAnsi="Montserrat" w:cs="Arial"/>
        </w:rPr>
        <w:t>’accroitre</w:t>
      </w:r>
      <w:r w:rsidRPr="0040752B">
        <w:rPr>
          <w:rFonts w:ascii="Montserrat" w:eastAsia="Arial" w:hAnsi="Montserrat" w:cs="Arial"/>
          <w:spacing w:val="-4"/>
        </w:rPr>
        <w:t xml:space="preserve"> </w:t>
      </w:r>
      <w:r w:rsidRPr="0040752B">
        <w:rPr>
          <w:rFonts w:ascii="Montserrat" w:eastAsia="Arial" w:hAnsi="Montserrat" w:cs="Arial"/>
          <w:spacing w:val="1"/>
        </w:rPr>
        <w:t>qu</w:t>
      </w:r>
      <w:r w:rsidRPr="0040752B">
        <w:rPr>
          <w:rFonts w:ascii="Montserrat" w:eastAsia="Arial" w:hAnsi="Montserrat" w:cs="Arial"/>
          <w:spacing w:val="-1"/>
        </w:rPr>
        <w:t>a</w:t>
      </w:r>
      <w:r w:rsidRPr="0040752B">
        <w:rPr>
          <w:rFonts w:ascii="Montserrat" w:eastAsia="Arial" w:hAnsi="Montserrat" w:cs="Arial"/>
          <w:spacing w:val="1"/>
        </w:rPr>
        <w:t>n</w:t>
      </w:r>
      <w:r w:rsidRPr="0040752B">
        <w:rPr>
          <w:rFonts w:ascii="Montserrat" w:eastAsia="Arial" w:hAnsi="Montserrat" w:cs="Arial"/>
        </w:rPr>
        <w:t>ti</w:t>
      </w:r>
      <w:r w:rsidRPr="0040752B">
        <w:rPr>
          <w:rFonts w:ascii="Montserrat" w:eastAsia="Arial" w:hAnsi="Montserrat" w:cs="Arial"/>
          <w:spacing w:val="-2"/>
        </w:rPr>
        <w:t>t</w:t>
      </w:r>
      <w:r w:rsidRPr="0040752B">
        <w:rPr>
          <w:rFonts w:ascii="Montserrat" w:eastAsia="Arial" w:hAnsi="Montserrat" w:cs="Arial"/>
          <w:spacing w:val="1"/>
        </w:rPr>
        <w:t>a</w:t>
      </w:r>
      <w:r w:rsidRPr="0040752B">
        <w:rPr>
          <w:rFonts w:ascii="Montserrat" w:eastAsia="Arial" w:hAnsi="Montserrat" w:cs="Arial"/>
        </w:rPr>
        <w:t>tiv</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en</w:t>
      </w:r>
      <w:r w:rsidRPr="0040752B">
        <w:rPr>
          <w:rFonts w:ascii="Montserrat" w:eastAsia="Arial" w:hAnsi="Montserrat" w:cs="Arial"/>
        </w:rPr>
        <w:t>t</w:t>
      </w:r>
      <w:r w:rsidRPr="0040752B">
        <w:rPr>
          <w:rFonts w:ascii="Montserrat" w:eastAsia="Arial" w:hAnsi="Montserrat" w:cs="Arial"/>
          <w:spacing w:val="-4"/>
        </w:rPr>
        <w:t xml:space="preserve"> </w:t>
      </w:r>
      <w:r w:rsidRPr="0040752B">
        <w:rPr>
          <w:rFonts w:ascii="Montserrat" w:eastAsia="Arial" w:hAnsi="Montserrat" w:cs="Arial"/>
          <w:spacing w:val="1"/>
        </w:rPr>
        <w:t>e</w:t>
      </w:r>
      <w:r w:rsidRPr="0040752B">
        <w:rPr>
          <w:rFonts w:ascii="Montserrat" w:eastAsia="Arial" w:hAnsi="Montserrat" w:cs="Arial"/>
        </w:rPr>
        <w:t>t</w:t>
      </w:r>
      <w:r w:rsidRPr="0040752B">
        <w:rPr>
          <w:rFonts w:ascii="Montserrat" w:eastAsia="Arial" w:hAnsi="Montserrat" w:cs="Arial"/>
          <w:spacing w:val="-4"/>
        </w:rPr>
        <w:t xml:space="preserve"> </w:t>
      </w:r>
      <w:r w:rsidRPr="0040752B">
        <w:rPr>
          <w:rFonts w:ascii="Montserrat" w:eastAsia="Arial" w:hAnsi="Montserrat" w:cs="Arial"/>
          <w:spacing w:val="1"/>
        </w:rPr>
        <w:t>q</w:t>
      </w:r>
      <w:r w:rsidRPr="0040752B">
        <w:rPr>
          <w:rFonts w:ascii="Montserrat" w:eastAsia="Arial" w:hAnsi="Montserrat" w:cs="Arial"/>
          <w:spacing w:val="-1"/>
        </w:rPr>
        <w:t>u</w:t>
      </w:r>
      <w:r w:rsidRPr="0040752B">
        <w:rPr>
          <w:rFonts w:ascii="Montserrat" w:eastAsia="Arial" w:hAnsi="Montserrat" w:cs="Arial"/>
          <w:spacing w:val="1"/>
        </w:rPr>
        <w:t>a</w:t>
      </w:r>
      <w:r w:rsidRPr="0040752B">
        <w:rPr>
          <w:rFonts w:ascii="Montserrat" w:eastAsia="Arial" w:hAnsi="Montserrat" w:cs="Arial"/>
        </w:rPr>
        <w:t>l</w:t>
      </w:r>
      <w:r w:rsidRPr="0040752B">
        <w:rPr>
          <w:rFonts w:ascii="Montserrat" w:eastAsia="Arial" w:hAnsi="Montserrat" w:cs="Arial"/>
          <w:spacing w:val="-1"/>
        </w:rPr>
        <w:t>i</w:t>
      </w:r>
      <w:r w:rsidRPr="0040752B">
        <w:rPr>
          <w:rFonts w:ascii="Montserrat" w:eastAsia="Arial" w:hAnsi="Montserrat" w:cs="Arial"/>
        </w:rPr>
        <w:t>t</w:t>
      </w:r>
      <w:r w:rsidRPr="0040752B">
        <w:rPr>
          <w:rFonts w:ascii="Montserrat" w:eastAsia="Arial" w:hAnsi="Montserrat" w:cs="Arial"/>
          <w:spacing w:val="1"/>
        </w:rPr>
        <w:t>a</w:t>
      </w:r>
      <w:r w:rsidRPr="0040752B">
        <w:rPr>
          <w:rFonts w:ascii="Montserrat" w:eastAsia="Arial" w:hAnsi="Montserrat" w:cs="Arial"/>
        </w:rPr>
        <w:t>tiv</w:t>
      </w:r>
      <w:r w:rsidRPr="0040752B">
        <w:rPr>
          <w:rFonts w:ascii="Montserrat" w:eastAsia="Arial" w:hAnsi="Montserrat" w:cs="Arial"/>
          <w:spacing w:val="-1"/>
        </w:rPr>
        <w:t>e</w:t>
      </w:r>
      <w:r w:rsidRPr="0040752B">
        <w:rPr>
          <w:rFonts w:ascii="Montserrat" w:eastAsia="Arial" w:hAnsi="Montserrat" w:cs="Arial"/>
          <w:spacing w:val="1"/>
        </w:rPr>
        <w:t>me</w:t>
      </w:r>
      <w:r w:rsidRPr="0040752B">
        <w:rPr>
          <w:rFonts w:ascii="Montserrat" w:eastAsia="Arial" w:hAnsi="Montserrat" w:cs="Arial"/>
          <w:spacing w:val="-1"/>
        </w:rPr>
        <w:t>n</w:t>
      </w:r>
      <w:r w:rsidRPr="0040752B">
        <w:rPr>
          <w:rFonts w:ascii="Montserrat" w:eastAsia="Arial" w:hAnsi="Montserrat" w:cs="Arial"/>
        </w:rPr>
        <w:t>t</w:t>
      </w:r>
      <w:r w:rsidRPr="0040752B">
        <w:rPr>
          <w:rFonts w:ascii="Montserrat" w:eastAsia="Arial" w:hAnsi="Montserrat" w:cs="Arial"/>
          <w:spacing w:val="-1"/>
        </w:rPr>
        <w:t xml:space="preserve"> </w:t>
      </w:r>
      <w:r w:rsidRPr="0040752B">
        <w:rPr>
          <w:rFonts w:ascii="Montserrat" w:eastAsia="Arial" w:hAnsi="Montserrat" w:cs="Arial"/>
        </w:rPr>
        <w:t>le</w:t>
      </w:r>
      <w:r w:rsidRPr="0040752B">
        <w:rPr>
          <w:rFonts w:ascii="Montserrat" w:eastAsia="Arial" w:hAnsi="Montserrat" w:cs="Arial"/>
          <w:spacing w:val="-4"/>
        </w:rPr>
        <w:t xml:space="preserve"> </w:t>
      </w:r>
      <w:r w:rsidRPr="0040752B">
        <w:rPr>
          <w:rFonts w:ascii="Montserrat" w:eastAsia="Arial" w:hAnsi="Montserrat" w:cs="Arial"/>
          <w:spacing w:val="1"/>
        </w:rPr>
        <w:t>n</w:t>
      </w:r>
      <w:r w:rsidRPr="0040752B">
        <w:rPr>
          <w:rFonts w:ascii="Montserrat" w:eastAsia="Arial" w:hAnsi="Montserrat" w:cs="Arial"/>
        </w:rPr>
        <w:t>ive</w:t>
      </w:r>
      <w:r w:rsidRPr="0040752B">
        <w:rPr>
          <w:rFonts w:ascii="Montserrat" w:eastAsia="Arial" w:hAnsi="Montserrat" w:cs="Arial"/>
          <w:spacing w:val="-1"/>
        </w:rPr>
        <w:t>a</w:t>
      </w:r>
      <w:r w:rsidRPr="0040752B">
        <w:rPr>
          <w:rFonts w:ascii="Montserrat" w:eastAsia="Arial" w:hAnsi="Montserrat" w:cs="Arial"/>
        </w:rPr>
        <w:t>u</w:t>
      </w:r>
      <w:r w:rsidRPr="0040752B">
        <w:rPr>
          <w:rFonts w:ascii="Montserrat" w:eastAsia="Arial" w:hAnsi="Montserrat" w:cs="Arial"/>
          <w:spacing w:val="-1"/>
        </w:rPr>
        <w:t xml:space="preserve"> </w:t>
      </w:r>
      <w:r w:rsidRPr="0040752B">
        <w:rPr>
          <w:rFonts w:ascii="Montserrat" w:eastAsia="Arial" w:hAnsi="Montserrat" w:cs="Arial"/>
          <w:spacing w:val="1"/>
        </w:rPr>
        <w:t>d</w:t>
      </w:r>
      <w:r w:rsidRPr="0040752B">
        <w:rPr>
          <w:rFonts w:ascii="Montserrat" w:eastAsia="Arial" w:hAnsi="Montserrat" w:cs="Arial"/>
          <w:spacing w:val="-3"/>
        </w:rPr>
        <w:t>’</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p</w:t>
      </w:r>
      <w:r w:rsidRPr="0040752B">
        <w:rPr>
          <w:rFonts w:ascii="Montserrat" w:eastAsia="Arial" w:hAnsi="Montserrat" w:cs="Arial"/>
        </w:rPr>
        <w:t xml:space="preserve">loi </w:t>
      </w:r>
      <w:r w:rsidRPr="0040752B">
        <w:rPr>
          <w:rFonts w:ascii="Montserrat" w:eastAsia="Arial" w:hAnsi="Montserrat" w:cs="Arial"/>
          <w:spacing w:val="1"/>
        </w:rPr>
        <w:t>d</w:t>
      </w:r>
      <w:r w:rsidRPr="0040752B">
        <w:rPr>
          <w:rFonts w:ascii="Montserrat" w:eastAsia="Arial" w:hAnsi="Montserrat" w:cs="Arial"/>
        </w:rPr>
        <w:t>e</w:t>
      </w:r>
      <w:r w:rsidRPr="0040752B">
        <w:rPr>
          <w:rFonts w:ascii="Montserrat" w:eastAsia="Arial" w:hAnsi="Montserrat" w:cs="Arial"/>
          <w:spacing w:val="1"/>
        </w:rPr>
        <w:t xml:space="preserve"> </w:t>
      </w:r>
      <w:r w:rsidRPr="0040752B">
        <w:rPr>
          <w:rFonts w:ascii="Montserrat" w:eastAsia="Arial" w:hAnsi="Montserrat" w:cs="Arial"/>
        </w:rPr>
        <w:t>la</w:t>
      </w:r>
      <w:r w:rsidRPr="0040752B">
        <w:rPr>
          <w:rFonts w:ascii="Montserrat" w:eastAsia="Arial" w:hAnsi="Montserrat" w:cs="Arial"/>
          <w:spacing w:val="-1"/>
        </w:rPr>
        <w:t xml:space="preserve"> </w:t>
      </w:r>
      <w:r w:rsidRPr="0040752B">
        <w:rPr>
          <w:rFonts w:ascii="Montserrat" w:eastAsia="Arial" w:hAnsi="Montserrat" w:cs="Arial"/>
          <w:spacing w:val="1"/>
        </w:rPr>
        <w:t>ma</w:t>
      </w:r>
      <w:r w:rsidRPr="0040752B">
        <w:rPr>
          <w:rFonts w:ascii="Montserrat" w:eastAsia="Arial" w:hAnsi="Montserrat" w:cs="Arial"/>
          <w:spacing w:val="-3"/>
        </w:rPr>
        <w:t>i</w:t>
      </w:r>
      <w:r w:rsidRPr="0040752B">
        <w:rPr>
          <w:rFonts w:ascii="Montserrat" w:eastAsia="Arial" w:hAnsi="Montserrat" w:cs="Arial"/>
        </w:rPr>
        <w:t>n</w:t>
      </w:r>
      <w:r w:rsidRPr="0040752B">
        <w:rPr>
          <w:rFonts w:ascii="Montserrat" w:eastAsia="Arial" w:hAnsi="Montserrat" w:cs="Arial"/>
          <w:spacing w:val="1"/>
        </w:rPr>
        <w:t xml:space="preserve"> d</w:t>
      </w:r>
      <w:r w:rsidRPr="0040752B">
        <w:rPr>
          <w:rFonts w:ascii="Montserrat" w:eastAsia="Arial" w:hAnsi="Montserrat" w:cs="Arial"/>
        </w:rPr>
        <w:t>’</w:t>
      </w:r>
      <w:r w:rsidRPr="0040752B">
        <w:rPr>
          <w:rFonts w:ascii="Montserrat" w:eastAsia="Arial" w:hAnsi="Montserrat" w:cs="Arial"/>
          <w:spacing w:val="-1"/>
        </w:rPr>
        <w:t>œ</w:t>
      </w:r>
      <w:r w:rsidRPr="0040752B">
        <w:rPr>
          <w:rFonts w:ascii="Montserrat" w:eastAsia="Arial" w:hAnsi="Montserrat" w:cs="Arial"/>
          <w:spacing w:val="1"/>
        </w:rPr>
        <w:t>u</w:t>
      </w:r>
      <w:r w:rsidRPr="0040752B">
        <w:rPr>
          <w:rFonts w:ascii="Montserrat" w:eastAsia="Arial" w:hAnsi="Montserrat" w:cs="Arial"/>
        </w:rPr>
        <w:t>vre</w:t>
      </w:r>
      <w:r w:rsidRPr="0040752B">
        <w:rPr>
          <w:rFonts w:ascii="Montserrat" w:eastAsia="Arial" w:hAnsi="Montserrat" w:cs="Arial"/>
          <w:spacing w:val="-1"/>
        </w:rPr>
        <w:t xml:space="preserve"> </w:t>
      </w:r>
      <w:r w:rsidRPr="0040752B">
        <w:rPr>
          <w:rFonts w:ascii="Montserrat" w:eastAsia="Arial" w:hAnsi="Montserrat" w:cs="Arial"/>
          <w:spacing w:val="1"/>
        </w:rPr>
        <w:t>d</w:t>
      </w:r>
      <w:r w:rsidRPr="0040752B">
        <w:rPr>
          <w:rFonts w:ascii="Montserrat" w:eastAsia="Arial" w:hAnsi="Montserrat" w:cs="Arial"/>
          <w:spacing w:val="-1"/>
        </w:rPr>
        <w:t>a</w:t>
      </w:r>
      <w:r w:rsidRPr="0040752B">
        <w:rPr>
          <w:rFonts w:ascii="Montserrat" w:eastAsia="Arial" w:hAnsi="Montserrat" w:cs="Arial"/>
          <w:spacing w:val="1"/>
        </w:rPr>
        <w:t>n</w:t>
      </w:r>
      <w:r w:rsidRPr="0040752B">
        <w:rPr>
          <w:rFonts w:ascii="Montserrat" w:eastAsia="Arial" w:hAnsi="Montserrat" w:cs="Arial"/>
        </w:rPr>
        <w:t>s l</w:t>
      </w:r>
      <w:r w:rsidRPr="0040752B">
        <w:rPr>
          <w:rFonts w:ascii="Montserrat" w:eastAsia="Arial" w:hAnsi="Montserrat" w:cs="Arial"/>
          <w:spacing w:val="1"/>
        </w:rPr>
        <w:t>e</w:t>
      </w:r>
      <w:r w:rsidRPr="0040752B">
        <w:rPr>
          <w:rFonts w:ascii="Montserrat" w:eastAsia="Arial" w:hAnsi="Montserrat" w:cs="Arial"/>
        </w:rPr>
        <w:t xml:space="preserve">s </w:t>
      </w:r>
      <w:r w:rsidRPr="0040752B">
        <w:rPr>
          <w:rFonts w:ascii="Montserrat" w:eastAsia="Arial" w:hAnsi="Montserrat" w:cs="Arial"/>
          <w:spacing w:val="-1"/>
        </w:rPr>
        <w:t>e</w:t>
      </w:r>
      <w:r w:rsidRPr="0040752B">
        <w:rPr>
          <w:rFonts w:ascii="Montserrat" w:eastAsia="Arial" w:hAnsi="Montserrat" w:cs="Arial"/>
          <w:spacing w:val="1"/>
        </w:rPr>
        <w:t>n</w:t>
      </w:r>
      <w:r w:rsidRPr="0040752B">
        <w:rPr>
          <w:rFonts w:ascii="Montserrat" w:eastAsia="Arial" w:hAnsi="Montserrat" w:cs="Arial"/>
        </w:rPr>
        <w:t>tre</w:t>
      </w:r>
      <w:r w:rsidRPr="0040752B">
        <w:rPr>
          <w:rFonts w:ascii="Montserrat" w:eastAsia="Arial" w:hAnsi="Montserrat" w:cs="Arial"/>
          <w:spacing w:val="1"/>
        </w:rPr>
        <w:t>p</w:t>
      </w:r>
      <w:r w:rsidRPr="0040752B">
        <w:rPr>
          <w:rFonts w:ascii="Montserrat" w:eastAsia="Arial" w:hAnsi="Montserrat" w:cs="Arial"/>
        </w:rPr>
        <w:t>r</w:t>
      </w:r>
      <w:r w:rsidRPr="0040752B">
        <w:rPr>
          <w:rFonts w:ascii="Montserrat" w:eastAsia="Arial" w:hAnsi="Montserrat" w:cs="Arial"/>
          <w:spacing w:val="-1"/>
        </w:rPr>
        <w:t>i</w:t>
      </w:r>
      <w:r w:rsidRPr="0040752B">
        <w:rPr>
          <w:rFonts w:ascii="Montserrat" w:eastAsia="Arial" w:hAnsi="Montserrat" w:cs="Arial"/>
        </w:rPr>
        <w:t>s</w:t>
      </w:r>
      <w:r w:rsidRPr="0040752B">
        <w:rPr>
          <w:rFonts w:ascii="Montserrat" w:eastAsia="Arial" w:hAnsi="Montserrat" w:cs="Arial"/>
          <w:spacing w:val="1"/>
        </w:rPr>
        <w:t>e</w:t>
      </w:r>
      <w:r w:rsidRPr="0040752B">
        <w:rPr>
          <w:rFonts w:ascii="Montserrat" w:eastAsia="Arial" w:hAnsi="Montserrat" w:cs="Arial"/>
        </w:rPr>
        <w:t>s</w:t>
      </w:r>
      <w:r w:rsidRPr="0040752B">
        <w:rPr>
          <w:rFonts w:ascii="Montserrat" w:eastAsia="Arial" w:hAnsi="Montserrat" w:cs="Arial"/>
          <w:spacing w:val="-2"/>
        </w:rPr>
        <w:t xml:space="preserve"> </w:t>
      </w:r>
      <w:r w:rsidRPr="0040752B">
        <w:rPr>
          <w:rFonts w:ascii="Montserrat" w:eastAsia="Arial" w:hAnsi="Montserrat" w:cs="Arial"/>
          <w:spacing w:val="1"/>
        </w:rPr>
        <w:t>b</w:t>
      </w:r>
      <w:r w:rsidRPr="0040752B">
        <w:rPr>
          <w:rFonts w:ascii="Montserrat" w:eastAsia="Arial" w:hAnsi="Montserrat" w:cs="Arial"/>
          <w:spacing w:val="-1"/>
        </w:rPr>
        <w:t>én</w:t>
      </w:r>
      <w:r w:rsidRPr="0040752B">
        <w:rPr>
          <w:rFonts w:ascii="Montserrat" w:eastAsia="Arial" w:hAnsi="Montserrat" w:cs="Arial"/>
          <w:spacing w:val="1"/>
        </w:rPr>
        <w:t>é</w:t>
      </w:r>
      <w:r w:rsidRPr="0040752B">
        <w:rPr>
          <w:rFonts w:ascii="Montserrat" w:eastAsia="Arial" w:hAnsi="Montserrat" w:cs="Arial"/>
        </w:rPr>
        <w:t>ficiai</w:t>
      </w:r>
      <w:r w:rsidRPr="0040752B">
        <w:rPr>
          <w:rFonts w:ascii="Montserrat" w:eastAsia="Arial" w:hAnsi="Montserrat" w:cs="Arial"/>
          <w:spacing w:val="-1"/>
        </w:rPr>
        <w:t>r</w:t>
      </w:r>
      <w:r w:rsidRPr="0040752B">
        <w:rPr>
          <w:rFonts w:ascii="Montserrat" w:eastAsia="Arial" w:hAnsi="Montserrat" w:cs="Arial"/>
          <w:spacing w:val="1"/>
        </w:rPr>
        <w:t>e</w:t>
      </w:r>
      <w:r w:rsidRPr="0040752B">
        <w:rPr>
          <w:rFonts w:ascii="Montserrat" w:eastAsia="Arial" w:hAnsi="Montserrat" w:cs="Arial"/>
        </w:rPr>
        <w:t>s.</w:t>
      </w:r>
    </w:p>
    <w:p w14:paraId="48384DCD" w14:textId="5CF50D32" w:rsidR="00F319FF" w:rsidRDefault="00F319FF" w:rsidP="002D5851">
      <w:pPr>
        <w:spacing w:after="0" w:line="276" w:lineRule="auto"/>
        <w:ind w:left="116" w:right="67"/>
        <w:jc w:val="both"/>
        <w:rPr>
          <w:rFonts w:ascii="Montserrat" w:eastAsia="Arial" w:hAnsi="Montserrat" w:cs="Arial"/>
          <w:spacing w:val="1"/>
        </w:rPr>
      </w:pPr>
      <w:r w:rsidRPr="0040752B">
        <w:rPr>
          <w:rFonts w:ascii="Montserrat" w:eastAsia="Arial" w:hAnsi="Montserrat" w:cs="Arial"/>
          <w:spacing w:val="1"/>
        </w:rPr>
        <w:t xml:space="preserve">Ainsi, le PSIE se déploie suivant 3 étapes simple ci-dessous : </w:t>
      </w:r>
    </w:p>
    <w:p w14:paraId="330D9846" w14:textId="77777777" w:rsidR="00F319FF" w:rsidRDefault="00F319FF" w:rsidP="00F319FF">
      <w:pPr>
        <w:spacing w:after="0"/>
        <w:ind w:left="116" w:right="67"/>
        <w:jc w:val="both"/>
        <w:rPr>
          <w:rFonts w:ascii="Montserrat" w:eastAsia="Arial" w:hAnsi="Montserrat" w:cs="Arial"/>
        </w:rPr>
      </w:pPr>
      <w:r>
        <w:rPr>
          <w:rFonts w:ascii="Montserrat" w:eastAsia="Arial" w:hAnsi="Montserrat" w:cs="Arial"/>
          <w:noProof/>
        </w:rPr>
        <mc:AlternateContent>
          <mc:Choice Requires="wps">
            <w:drawing>
              <wp:anchor distT="0" distB="0" distL="114300" distR="114300" simplePos="0" relativeHeight="251658247" behindDoc="0" locked="0" layoutInCell="1" allowOverlap="1" wp14:anchorId="645B3819" wp14:editId="1A83F50B">
                <wp:simplePos x="0" y="0"/>
                <wp:positionH relativeFrom="column">
                  <wp:posOffset>52705</wp:posOffset>
                </wp:positionH>
                <wp:positionV relativeFrom="paragraph">
                  <wp:posOffset>48260</wp:posOffset>
                </wp:positionV>
                <wp:extent cx="5232400" cy="393700"/>
                <wp:effectExtent l="0" t="0" r="25400" b="25400"/>
                <wp:wrapNone/>
                <wp:docPr id="1501015141" name="Zone de texte 7"/>
                <wp:cNvGraphicFramePr/>
                <a:graphic xmlns:a="http://schemas.openxmlformats.org/drawingml/2006/main">
                  <a:graphicData uri="http://schemas.microsoft.com/office/word/2010/wordprocessingShape">
                    <wps:wsp>
                      <wps:cNvSpPr txBox="1"/>
                      <wps:spPr>
                        <a:xfrm>
                          <a:off x="0" y="0"/>
                          <a:ext cx="5232400" cy="393700"/>
                        </a:xfrm>
                        <a:prstGeom prst="rect">
                          <a:avLst/>
                        </a:prstGeom>
                        <a:solidFill>
                          <a:schemeClr val="lt1"/>
                        </a:solidFill>
                        <a:ln w="9525">
                          <a:solidFill>
                            <a:prstClr val="black"/>
                          </a:solidFill>
                        </a:ln>
                      </wps:spPr>
                      <wps:txbx>
                        <w:txbxContent>
                          <w:p w14:paraId="291FBCE6" w14:textId="77777777" w:rsidR="00F319FF" w:rsidRPr="00887849" w:rsidRDefault="00F319FF" w:rsidP="00F319FF">
                            <w:pPr>
                              <w:spacing w:after="0"/>
                              <w:jc w:val="center"/>
                              <w:rPr>
                                <w:rFonts w:ascii="Montserrat" w:hAnsi="Montserrat"/>
                                <w:b/>
                                <w:bCs/>
                              </w:rPr>
                            </w:pPr>
                            <w:r w:rsidRPr="00887849">
                              <w:rPr>
                                <w:rFonts w:ascii="Montserrat" w:hAnsi="Montserrat"/>
                                <w:b/>
                                <w:bCs/>
                              </w:rPr>
                              <w:t>PROCESSUS D’IMMERSION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B3819" id="Zone de texte 7" o:spid="_x0000_s1030" type="#_x0000_t202" style="position:absolute;left:0;text-align:left;margin-left:4.15pt;margin-top:3.8pt;width:412pt;height:3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" fillcolor="white [3201]">
                <v:textbox>
                  <w:txbxContent>
                    <w:p w14:paraId="291FBCE6" w14:textId="77777777" w:rsidR="00F319FF" w:rsidRPr="00887849" w:rsidRDefault="00F319FF" w:rsidP="00F319FF">
                      <w:pPr>
                        <w:spacing w:after="0"/>
                        <w:jc w:val="center"/>
                        <w:rPr>
                          <w:rFonts w:ascii="Montserrat" w:hAnsi="Montserrat"/>
                          <w:b/>
                          <w:bCs/>
                        </w:rPr>
                      </w:pPr>
                      <w:r w:rsidRPr="00887849">
                        <w:rPr>
                          <w:rFonts w:ascii="Montserrat" w:hAnsi="Montserrat"/>
                          <w:b/>
                          <w:bCs/>
                        </w:rPr>
                        <w:t>PROCESSUS D’IMMERSION</w:t>
                      </w:r>
                    </w:p>
                  </w:txbxContent>
                </v:textbox>
              </v:shape>
            </w:pict>
          </mc:Fallback>
        </mc:AlternateContent>
      </w:r>
    </w:p>
    <w:p w14:paraId="2B97975D" w14:textId="77777777" w:rsidR="00F319FF" w:rsidRDefault="00F319FF" w:rsidP="00F319FF">
      <w:pPr>
        <w:ind w:left="116" w:right="67"/>
        <w:jc w:val="both"/>
        <w:rPr>
          <w:rFonts w:ascii="Montserrat" w:eastAsia="Arial" w:hAnsi="Montserrat" w:cs="Arial"/>
        </w:rPr>
      </w:pPr>
    </w:p>
    <w:p w14:paraId="71968DC5" w14:textId="77777777" w:rsidR="00F319FF" w:rsidRDefault="00F319FF" w:rsidP="00F319FF">
      <w:pPr>
        <w:ind w:left="116" w:right="67"/>
        <w:jc w:val="both"/>
        <w:rPr>
          <w:rFonts w:ascii="Montserrat" w:eastAsia="Arial" w:hAnsi="Montserrat" w:cs="Arial"/>
        </w:rPr>
      </w:pPr>
      <w:r>
        <w:rPr>
          <w:rFonts w:ascii="Montserrat" w:eastAsia="Arial" w:hAnsi="Montserrat" w:cs="Arial"/>
          <w:noProof/>
        </w:rPr>
        <mc:AlternateContent>
          <mc:Choice Requires="wps">
            <w:drawing>
              <wp:anchor distT="0" distB="0" distL="114300" distR="114300" simplePos="0" relativeHeight="251658248" behindDoc="0" locked="0" layoutInCell="1" allowOverlap="1" wp14:anchorId="535C784B" wp14:editId="1D7FB229">
                <wp:simplePos x="0" y="0"/>
                <wp:positionH relativeFrom="column">
                  <wp:posOffset>83185</wp:posOffset>
                </wp:positionH>
                <wp:positionV relativeFrom="paragraph">
                  <wp:posOffset>1806575</wp:posOffset>
                </wp:positionV>
                <wp:extent cx="5213350" cy="952500"/>
                <wp:effectExtent l="0" t="0" r="25400" b="19050"/>
                <wp:wrapNone/>
                <wp:docPr id="640944659" name="Zone de texte 7"/>
                <wp:cNvGraphicFramePr/>
                <a:graphic xmlns:a="http://schemas.openxmlformats.org/drawingml/2006/main">
                  <a:graphicData uri="http://schemas.microsoft.com/office/word/2010/wordprocessingShape">
                    <wps:wsp>
                      <wps:cNvSpPr txBox="1"/>
                      <wps:spPr>
                        <a:xfrm>
                          <a:off x="0" y="0"/>
                          <a:ext cx="5213350" cy="952500"/>
                        </a:xfrm>
                        <a:prstGeom prst="rect">
                          <a:avLst/>
                        </a:prstGeom>
                        <a:solidFill>
                          <a:schemeClr val="lt1"/>
                        </a:solidFill>
                        <a:ln w="9525">
                          <a:solidFill>
                            <a:prstClr val="black"/>
                          </a:solidFill>
                        </a:ln>
                      </wps:spPr>
                      <wps:txbx>
                        <w:txbxContent>
                          <w:p w14:paraId="77B67AA9" w14:textId="77777777" w:rsidR="00F319FF" w:rsidRPr="00626BCB" w:rsidRDefault="00F319FF" w:rsidP="00F319FF">
                            <w:pPr>
                              <w:spacing w:after="0"/>
                              <w:rPr>
                                <w:rFonts w:ascii="Montserrat" w:hAnsi="Montserrat"/>
                                <w:b/>
                                <w:bCs/>
                                <w:sz w:val="18"/>
                                <w:szCs w:val="18"/>
                              </w:rPr>
                            </w:pPr>
                            <w:r w:rsidRPr="00626BCB">
                              <w:rPr>
                                <w:rFonts w:ascii="Montserrat" w:hAnsi="Montserrat"/>
                                <w:b/>
                                <w:bCs/>
                                <w:sz w:val="18"/>
                                <w:szCs w:val="18"/>
                              </w:rPr>
                              <w:t xml:space="preserve">Besoins satisfaits : </w:t>
                            </w:r>
                          </w:p>
                          <w:p w14:paraId="2E8CA200" w14:textId="77777777" w:rsidR="00F319FF" w:rsidRPr="00626BCB" w:rsidRDefault="00F319FF" w:rsidP="00D05C04">
                            <w:pPr>
                              <w:pStyle w:val="Paragraphedeliste"/>
                              <w:numPr>
                                <w:ilvl w:val="0"/>
                                <w:numId w:val="18"/>
                              </w:numPr>
                              <w:tabs>
                                <w:tab w:val="left" w:pos="820"/>
                              </w:tabs>
                              <w:spacing w:after="0"/>
                              <w:ind w:right="74"/>
                              <w:jc w:val="both"/>
                              <w:rPr>
                                <w:rFonts w:ascii="Montserrat" w:eastAsia="Arial" w:hAnsi="Montserrat" w:cs="Arial"/>
                                <w:sz w:val="18"/>
                                <w:szCs w:val="18"/>
                              </w:rPr>
                            </w:pPr>
                            <w:r w:rsidRPr="00626BCB">
                              <w:rPr>
                                <w:rFonts w:ascii="Montserrat" w:eastAsia="Arial" w:hAnsi="Montserrat" w:cs="Arial"/>
                                <w:sz w:val="18"/>
                                <w:szCs w:val="18"/>
                              </w:rPr>
                              <w:t>Le</w:t>
                            </w:r>
                            <w:r w:rsidRPr="00626BCB">
                              <w:rPr>
                                <w:rFonts w:ascii="Montserrat" w:eastAsia="Arial" w:hAnsi="Montserrat" w:cs="Arial"/>
                                <w:spacing w:val="-13"/>
                                <w:sz w:val="18"/>
                                <w:szCs w:val="18"/>
                              </w:rPr>
                              <w:t xml:space="preserve"> </w:t>
                            </w:r>
                            <w:r w:rsidRPr="00626BCB">
                              <w:rPr>
                                <w:rFonts w:ascii="Montserrat" w:eastAsia="Arial" w:hAnsi="Montserrat" w:cs="Arial"/>
                                <w:spacing w:val="1"/>
                                <w:sz w:val="18"/>
                                <w:szCs w:val="18"/>
                              </w:rPr>
                              <w:t>be</w:t>
                            </w:r>
                            <w:r w:rsidRPr="00626BCB">
                              <w:rPr>
                                <w:rFonts w:ascii="Montserrat" w:eastAsia="Arial" w:hAnsi="Montserrat" w:cs="Arial"/>
                                <w:spacing w:val="-2"/>
                                <w:sz w:val="18"/>
                                <w:szCs w:val="18"/>
                              </w:rPr>
                              <w:t>s</w:t>
                            </w:r>
                            <w:r w:rsidRPr="00626BCB">
                              <w:rPr>
                                <w:rFonts w:ascii="Montserrat" w:eastAsia="Arial" w:hAnsi="Montserrat" w:cs="Arial"/>
                                <w:spacing w:val="1"/>
                                <w:sz w:val="18"/>
                                <w:szCs w:val="18"/>
                              </w:rPr>
                              <w:t>o</w:t>
                            </w:r>
                            <w:r w:rsidRPr="00626BCB">
                              <w:rPr>
                                <w:rFonts w:ascii="Montserrat" w:eastAsia="Arial" w:hAnsi="Montserrat" w:cs="Arial"/>
                                <w:sz w:val="18"/>
                                <w:szCs w:val="18"/>
                              </w:rPr>
                              <w:t>in (</w:t>
                            </w:r>
                            <w:r w:rsidRPr="00626BCB">
                              <w:rPr>
                                <w:rFonts w:ascii="Montserrat" w:eastAsia="Arial" w:hAnsi="Montserrat" w:cs="Arial"/>
                                <w:spacing w:val="-1"/>
                                <w:sz w:val="18"/>
                                <w:szCs w:val="18"/>
                              </w:rPr>
                              <w:t>q</w:t>
                            </w:r>
                            <w:r w:rsidRPr="00626BCB">
                              <w:rPr>
                                <w:rFonts w:ascii="Montserrat" w:eastAsia="Arial" w:hAnsi="Montserrat" w:cs="Arial"/>
                                <w:spacing w:val="1"/>
                                <w:sz w:val="18"/>
                                <w:szCs w:val="18"/>
                              </w:rPr>
                              <w:t>uan</w:t>
                            </w:r>
                            <w:r w:rsidRPr="00626BCB">
                              <w:rPr>
                                <w:rFonts w:ascii="Montserrat" w:eastAsia="Arial" w:hAnsi="Montserrat" w:cs="Arial"/>
                                <w:sz w:val="18"/>
                                <w:szCs w:val="18"/>
                              </w:rPr>
                              <w:t>ti</w:t>
                            </w:r>
                            <w:r w:rsidRPr="00626BCB">
                              <w:rPr>
                                <w:rFonts w:ascii="Montserrat" w:eastAsia="Arial" w:hAnsi="Montserrat" w:cs="Arial"/>
                                <w:spacing w:val="-2"/>
                                <w:sz w:val="18"/>
                                <w:szCs w:val="18"/>
                              </w:rPr>
                              <w:t>t</w:t>
                            </w:r>
                            <w:r w:rsidRPr="00626BCB">
                              <w:rPr>
                                <w:rFonts w:ascii="Montserrat" w:eastAsia="Arial" w:hAnsi="Montserrat" w:cs="Arial"/>
                                <w:spacing w:val="1"/>
                                <w:sz w:val="18"/>
                                <w:szCs w:val="18"/>
                              </w:rPr>
                              <w:t>a</w:t>
                            </w:r>
                            <w:r w:rsidRPr="00626BCB">
                              <w:rPr>
                                <w:rFonts w:ascii="Montserrat" w:eastAsia="Arial" w:hAnsi="Montserrat" w:cs="Arial"/>
                                <w:sz w:val="18"/>
                                <w:szCs w:val="18"/>
                              </w:rPr>
                              <w:t>tif</w:t>
                            </w:r>
                            <w:r w:rsidRPr="00626BCB">
                              <w:rPr>
                                <w:rFonts w:ascii="Montserrat" w:eastAsia="Arial" w:hAnsi="Montserrat" w:cs="Arial"/>
                                <w:spacing w:val="-13"/>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q</w:t>
                            </w:r>
                            <w:r w:rsidRPr="00626BCB">
                              <w:rPr>
                                <w:rFonts w:ascii="Montserrat" w:eastAsia="Arial" w:hAnsi="Montserrat" w:cs="Arial"/>
                                <w:spacing w:val="1"/>
                                <w:sz w:val="18"/>
                                <w:szCs w:val="18"/>
                              </w:rPr>
                              <w:t>ua</w:t>
                            </w:r>
                            <w:r w:rsidRPr="00626BCB">
                              <w:rPr>
                                <w:rFonts w:ascii="Montserrat" w:eastAsia="Arial" w:hAnsi="Montserrat" w:cs="Arial"/>
                                <w:sz w:val="18"/>
                                <w:szCs w:val="18"/>
                              </w:rPr>
                              <w:t>l</w:t>
                            </w:r>
                            <w:r w:rsidRPr="00626BCB">
                              <w:rPr>
                                <w:rFonts w:ascii="Montserrat" w:eastAsia="Arial" w:hAnsi="Montserrat" w:cs="Arial"/>
                                <w:spacing w:val="-1"/>
                                <w:sz w:val="18"/>
                                <w:szCs w:val="18"/>
                              </w:rPr>
                              <w:t>i</w:t>
                            </w:r>
                            <w:r w:rsidRPr="00626BCB">
                              <w:rPr>
                                <w:rFonts w:ascii="Montserrat" w:eastAsia="Arial" w:hAnsi="Montserrat" w:cs="Arial"/>
                                <w:sz w:val="18"/>
                                <w:szCs w:val="18"/>
                              </w:rPr>
                              <w:t>t</w:t>
                            </w:r>
                            <w:r w:rsidRPr="00626BCB">
                              <w:rPr>
                                <w:rFonts w:ascii="Montserrat" w:eastAsia="Arial" w:hAnsi="Montserrat" w:cs="Arial"/>
                                <w:spacing w:val="-1"/>
                                <w:sz w:val="18"/>
                                <w:szCs w:val="18"/>
                              </w:rPr>
                              <w:t>a</w:t>
                            </w:r>
                            <w:r w:rsidRPr="00626BCB">
                              <w:rPr>
                                <w:rFonts w:ascii="Montserrat" w:eastAsia="Arial" w:hAnsi="Montserrat" w:cs="Arial"/>
                                <w:sz w:val="18"/>
                                <w:szCs w:val="18"/>
                              </w:rPr>
                              <w:t>tif)</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n</w:t>
                            </w:r>
                            <w:r w:rsidRPr="00626BCB">
                              <w:rPr>
                                <w:rFonts w:ascii="Montserrat" w:eastAsia="Arial" w:hAnsi="Montserrat" w:cs="Arial"/>
                                <w:spacing w:val="-11"/>
                                <w:sz w:val="18"/>
                                <w:szCs w:val="18"/>
                              </w:rPr>
                              <w:t xml:space="preserve"> </w:t>
                            </w:r>
                            <w:r w:rsidRPr="00626BCB">
                              <w:rPr>
                                <w:rFonts w:ascii="Montserrat" w:eastAsia="Arial" w:hAnsi="Montserrat" w:cs="Arial"/>
                                <w:sz w:val="18"/>
                                <w:szCs w:val="18"/>
                              </w:rPr>
                              <w:t>ress</w:t>
                            </w:r>
                            <w:r w:rsidRPr="00626BCB">
                              <w:rPr>
                                <w:rFonts w:ascii="Montserrat" w:eastAsia="Arial" w:hAnsi="Montserrat" w:cs="Arial"/>
                                <w:spacing w:val="1"/>
                                <w:sz w:val="18"/>
                                <w:szCs w:val="18"/>
                              </w:rPr>
                              <w:t>ou</w:t>
                            </w:r>
                            <w:r w:rsidRPr="00626BCB">
                              <w:rPr>
                                <w:rFonts w:ascii="Montserrat" w:eastAsia="Arial" w:hAnsi="Montserrat" w:cs="Arial"/>
                                <w:sz w:val="18"/>
                                <w:szCs w:val="18"/>
                              </w:rPr>
                              <w:t>r</w:t>
                            </w:r>
                            <w:r w:rsidRPr="00626BCB">
                              <w:rPr>
                                <w:rFonts w:ascii="Montserrat" w:eastAsia="Arial" w:hAnsi="Montserrat" w:cs="Arial"/>
                                <w:spacing w:val="-3"/>
                                <w:sz w:val="18"/>
                                <w:szCs w:val="18"/>
                              </w:rPr>
                              <w:t>c</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h</w:t>
                            </w:r>
                            <w:r w:rsidRPr="00626BCB">
                              <w:rPr>
                                <w:rFonts w:ascii="Montserrat" w:eastAsia="Arial" w:hAnsi="Montserrat" w:cs="Arial"/>
                                <w:spacing w:val="1"/>
                                <w:sz w:val="18"/>
                                <w:szCs w:val="18"/>
                              </w:rPr>
                              <w:t>u</w:t>
                            </w:r>
                            <w:r w:rsidRPr="00626BCB">
                              <w:rPr>
                                <w:rFonts w:ascii="Montserrat" w:eastAsia="Arial" w:hAnsi="Montserrat" w:cs="Arial"/>
                                <w:spacing w:val="-1"/>
                                <w:sz w:val="18"/>
                                <w:szCs w:val="18"/>
                              </w:rPr>
                              <w:t>m</w:t>
                            </w:r>
                            <w:r w:rsidRPr="00626BCB">
                              <w:rPr>
                                <w:rFonts w:ascii="Montserrat" w:eastAsia="Arial" w:hAnsi="Montserrat" w:cs="Arial"/>
                                <w:spacing w:val="1"/>
                                <w:sz w:val="18"/>
                                <w:szCs w:val="18"/>
                              </w:rPr>
                              <w:t>a</w:t>
                            </w:r>
                            <w:r w:rsidRPr="00626BCB">
                              <w:rPr>
                                <w:rFonts w:ascii="Montserrat" w:eastAsia="Arial" w:hAnsi="Montserrat" w:cs="Arial"/>
                                <w:sz w:val="18"/>
                                <w:szCs w:val="18"/>
                              </w:rPr>
                              <w:t>in</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de</w:t>
                            </w:r>
                            <w:r w:rsidRPr="00626BCB">
                              <w:rPr>
                                <w:rFonts w:ascii="Montserrat" w:eastAsia="Arial" w:hAnsi="Montserrat" w:cs="Arial"/>
                                <w:sz w:val="18"/>
                                <w:szCs w:val="18"/>
                              </w:rPr>
                              <w:t>s</w:t>
                            </w:r>
                            <w:r w:rsidRPr="00626BCB">
                              <w:rPr>
                                <w:rFonts w:ascii="Montserrat" w:eastAsia="Arial" w:hAnsi="Montserrat" w:cs="Arial"/>
                                <w:spacing w:val="-14"/>
                                <w:sz w:val="18"/>
                                <w:szCs w:val="18"/>
                              </w:rPr>
                              <w:t xml:space="preserve"> </w:t>
                            </w:r>
                            <w:r w:rsidRPr="00626BCB">
                              <w:rPr>
                                <w:rFonts w:ascii="Montserrat" w:eastAsia="Arial" w:hAnsi="Montserrat" w:cs="Arial"/>
                                <w:spacing w:val="1"/>
                                <w:sz w:val="18"/>
                                <w:szCs w:val="18"/>
                              </w:rPr>
                              <w:t>en</w:t>
                            </w:r>
                            <w:r w:rsidRPr="00626BCB">
                              <w:rPr>
                                <w:rFonts w:ascii="Montserrat" w:eastAsia="Arial" w:hAnsi="Montserrat" w:cs="Arial"/>
                                <w:sz w:val="18"/>
                                <w:szCs w:val="18"/>
                              </w:rPr>
                              <w:t>tr</w:t>
                            </w:r>
                            <w:r w:rsidRPr="00626BCB">
                              <w:rPr>
                                <w:rFonts w:ascii="Montserrat" w:eastAsia="Arial" w:hAnsi="Montserrat" w:cs="Arial"/>
                                <w:spacing w:val="-2"/>
                                <w:sz w:val="18"/>
                                <w:szCs w:val="18"/>
                              </w:rPr>
                              <w:t>e</w:t>
                            </w:r>
                            <w:r w:rsidRPr="00626BCB">
                              <w:rPr>
                                <w:rFonts w:ascii="Montserrat" w:eastAsia="Arial" w:hAnsi="Montserrat" w:cs="Arial"/>
                                <w:spacing w:val="1"/>
                                <w:sz w:val="18"/>
                                <w:szCs w:val="18"/>
                              </w:rPr>
                              <w:t>p</w:t>
                            </w:r>
                            <w:r w:rsidRPr="00626BCB">
                              <w:rPr>
                                <w:rFonts w:ascii="Montserrat" w:eastAsia="Arial" w:hAnsi="Montserrat" w:cs="Arial"/>
                                <w:sz w:val="18"/>
                                <w:szCs w:val="18"/>
                              </w:rPr>
                              <w:t>r</w:t>
                            </w:r>
                            <w:r w:rsidRPr="00626BCB">
                              <w:rPr>
                                <w:rFonts w:ascii="Montserrat" w:eastAsia="Arial" w:hAnsi="Montserrat" w:cs="Arial"/>
                                <w:spacing w:val="-1"/>
                                <w:sz w:val="18"/>
                                <w:szCs w:val="18"/>
                              </w:rPr>
                              <w:t>i</w:t>
                            </w:r>
                            <w:r w:rsidRPr="00626BCB">
                              <w:rPr>
                                <w:rFonts w:ascii="Montserrat" w:eastAsia="Arial" w:hAnsi="Montserrat" w:cs="Arial"/>
                                <w:sz w:val="18"/>
                                <w:szCs w:val="18"/>
                              </w:rPr>
                              <w:t>s</w:t>
                            </w:r>
                            <w:r w:rsidRPr="00626BCB">
                              <w:rPr>
                                <w:rFonts w:ascii="Montserrat" w:eastAsia="Arial" w:hAnsi="Montserrat" w:cs="Arial"/>
                                <w:spacing w:val="1"/>
                                <w:sz w:val="18"/>
                                <w:szCs w:val="18"/>
                              </w:rPr>
                              <w:t>e</w:t>
                            </w:r>
                            <w:r w:rsidRPr="00626BCB">
                              <w:rPr>
                                <w:rFonts w:ascii="Montserrat" w:eastAsia="Arial" w:hAnsi="Montserrat" w:cs="Arial"/>
                                <w:sz w:val="18"/>
                                <w:szCs w:val="18"/>
                              </w:rPr>
                              <w:t xml:space="preserve">s </w:t>
                            </w:r>
                            <w:r w:rsidRPr="00626BCB">
                              <w:rPr>
                                <w:rFonts w:ascii="Montserrat" w:eastAsia="Arial" w:hAnsi="Montserrat" w:cs="Arial"/>
                                <w:spacing w:val="1"/>
                                <w:sz w:val="18"/>
                                <w:szCs w:val="18"/>
                              </w:rPr>
                              <w:t>e</w:t>
                            </w:r>
                            <w:r w:rsidRPr="00626BCB">
                              <w:rPr>
                                <w:rFonts w:ascii="Montserrat" w:eastAsia="Arial" w:hAnsi="Montserrat" w:cs="Arial"/>
                                <w:sz w:val="18"/>
                                <w:szCs w:val="18"/>
                              </w:rPr>
                              <w:t>n</w:t>
                            </w:r>
                            <w:r w:rsidRPr="00626BCB">
                              <w:rPr>
                                <w:rFonts w:ascii="Montserrat" w:eastAsia="Arial" w:hAnsi="Montserrat" w:cs="Arial"/>
                                <w:spacing w:val="-1"/>
                                <w:sz w:val="18"/>
                                <w:szCs w:val="18"/>
                              </w:rPr>
                              <w:t xml:space="preserve"> </w:t>
                            </w:r>
                            <w:r w:rsidRPr="00626BCB">
                              <w:rPr>
                                <w:rFonts w:ascii="Montserrat" w:eastAsia="Arial" w:hAnsi="Montserrat" w:cs="Arial"/>
                                <w:spacing w:val="1"/>
                                <w:sz w:val="18"/>
                                <w:szCs w:val="18"/>
                              </w:rPr>
                              <w:t>ma</w:t>
                            </w:r>
                            <w:r w:rsidRPr="00626BCB">
                              <w:rPr>
                                <w:rFonts w:ascii="Montserrat" w:eastAsia="Arial" w:hAnsi="Montserrat" w:cs="Arial"/>
                                <w:sz w:val="18"/>
                                <w:szCs w:val="18"/>
                              </w:rPr>
                              <w:t>rc</w:t>
                            </w:r>
                            <w:r w:rsidRPr="00626BCB">
                              <w:rPr>
                                <w:rFonts w:ascii="Montserrat" w:eastAsia="Arial" w:hAnsi="Montserrat" w:cs="Arial"/>
                                <w:spacing w:val="-2"/>
                                <w:sz w:val="18"/>
                                <w:szCs w:val="18"/>
                              </w:rPr>
                              <w:t>h</w:t>
                            </w:r>
                            <w:r w:rsidRPr="00626BCB">
                              <w:rPr>
                                <w:rFonts w:ascii="Montserrat" w:eastAsia="Arial" w:hAnsi="Montserrat" w:cs="Arial"/>
                                <w:sz w:val="18"/>
                                <w:szCs w:val="18"/>
                              </w:rPr>
                              <w:t>e</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v</w:t>
                            </w:r>
                            <w:r w:rsidRPr="00626BCB">
                              <w:rPr>
                                <w:rFonts w:ascii="Montserrat" w:eastAsia="Arial" w:hAnsi="Montserrat" w:cs="Arial"/>
                                <w:spacing w:val="1"/>
                                <w:sz w:val="18"/>
                                <w:szCs w:val="18"/>
                              </w:rPr>
                              <w:t>e</w:t>
                            </w:r>
                            <w:r w:rsidRPr="00626BCB">
                              <w:rPr>
                                <w:rFonts w:ascii="Montserrat" w:eastAsia="Arial" w:hAnsi="Montserrat" w:cs="Arial"/>
                                <w:sz w:val="18"/>
                                <w:szCs w:val="18"/>
                              </w:rPr>
                              <w:t xml:space="preserve">rs </w:t>
                            </w:r>
                            <w:r w:rsidRPr="00626BCB">
                              <w:rPr>
                                <w:rFonts w:ascii="Montserrat" w:eastAsia="Arial" w:hAnsi="Montserrat" w:cs="Arial"/>
                                <w:spacing w:val="-1"/>
                                <w:sz w:val="18"/>
                                <w:szCs w:val="18"/>
                              </w:rPr>
                              <w:t>l</w:t>
                            </w:r>
                            <w:r w:rsidRPr="00626BCB">
                              <w:rPr>
                                <w:rFonts w:ascii="Montserrat" w:eastAsia="Arial" w:hAnsi="Montserrat" w:cs="Arial"/>
                                <w:sz w:val="18"/>
                                <w:szCs w:val="18"/>
                              </w:rPr>
                              <w:t>a</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cro</w:t>
                            </w:r>
                            <w:r w:rsidRPr="00626BCB">
                              <w:rPr>
                                <w:rFonts w:ascii="Montserrat" w:eastAsia="Arial" w:hAnsi="Montserrat" w:cs="Arial"/>
                                <w:spacing w:val="-3"/>
                                <w:sz w:val="18"/>
                                <w:szCs w:val="18"/>
                              </w:rPr>
                              <w:t>i</w:t>
                            </w:r>
                            <w:r w:rsidRPr="00626BCB">
                              <w:rPr>
                                <w:rFonts w:ascii="Montserrat" w:eastAsia="Arial" w:hAnsi="Montserrat" w:cs="Arial"/>
                                <w:sz w:val="18"/>
                                <w:szCs w:val="18"/>
                              </w:rPr>
                              <w:t>ss</w:t>
                            </w:r>
                            <w:r w:rsidRPr="00626BCB">
                              <w:rPr>
                                <w:rFonts w:ascii="Montserrat" w:eastAsia="Arial" w:hAnsi="Montserrat" w:cs="Arial"/>
                                <w:spacing w:val="1"/>
                                <w:sz w:val="18"/>
                                <w:szCs w:val="18"/>
                              </w:rPr>
                              <w:t>an</w:t>
                            </w:r>
                            <w:r w:rsidRPr="00626BCB">
                              <w:rPr>
                                <w:rFonts w:ascii="Montserrat" w:eastAsia="Arial" w:hAnsi="Montserrat" w:cs="Arial"/>
                                <w:sz w:val="18"/>
                                <w:szCs w:val="18"/>
                              </w:rPr>
                              <w:t>ce</w:t>
                            </w:r>
                            <w:r w:rsidRPr="00626BCB">
                              <w:rPr>
                                <w:rFonts w:ascii="Montserrat" w:eastAsia="Arial" w:hAnsi="Montserrat" w:cs="Arial"/>
                                <w:spacing w:val="-1"/>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le</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dé</w:t>
                            </w:r>
                            <w:r w:rsidRPr="00626BCB">
                              <w:rPr>
                                <w:rFonts w:ascii="Montserrat" w:eastAsia="Arial" w:hAnsi="Montserrat" w:cs="Arial"/>
                                <w:spacing w:val="-2"/>
                                <w:sz w:val="18"/>
                                <w:szCs w:val="18"/>
                              </w:rPr>
                              <w:t>v</w:t>
                            </w:r>
                            <w:r w:rsidRPr="00626BCB">
                              <w:rPr>
                                <w:rFonts w:ascii="Montserrat" w:eastAsia="Arial" w:hAnsi="Montserrat" w:cs="Arial"/>
                                <w:spacing w:val="1"/>
                                <w:sz w:val="18"/>
                                <w:szCs w:val="18"/>
                              </w:rPr>
                              <w:t>e</w:t>
                            </w:r>
                            <w:r w:rsidRPr="00626BCB">
                              <w:rPr>
                                <w:rFonts w:ascii="Montserrat" w:eastAsia="Arial" w:hAnsi="Montserrat" w:cs="Arial"/>
                                <w:sz w:val="18"/>
                                <w:szCs w:val="18"/>
                              </w:rPr>
                              <w:t>lo</w:t>
                            </w:r>
                            <w:r w:rsidRPr="00626BCB">
                              <w:rPr>
                                <w:rFonts w:ascii="Montserrat" w:eastAsia="Arial" w:hAnsi="Montserrat" w:cs="Arial"/>
                                <w:spacing w:val="-1"/>
                                <w:sz w:val="18"/>
                                <w:szCs w:val="18"/>
                              </w:rPr>
                              <w:t>p</w:t>
                            </w:r>
                            <w:r w:rsidRPr="00626BCB">
                              <w:rPr>
                                <w:rFonts w:ascii="Montserrat" w:eastAsia="Arial" w:hAnsi="Montserrat" w:cs="Arial"/>
                                <w:spacing w:val="1"/>
                                <w:sz w:val="18"/>
                                <w:szCs w:val="18"/>
                              </w:rPr>
                              <w:t>p</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me</w:t>
                            </w:r>
                            <w:r w:rsidRPr="00626BCB">
                              <w:rPr>
                                <w:rFonts w:ascii="Montserrat" w:eastAsia="Arial" w:hAnsi="Montserrat" w:cs="Arial"/>
                                <w:spacing w:val="-1"/>
                                <w:sz w:val="18"/>
                                <w:szCs w:val="18"/>
                              </w:rPr>
                              <w:t>n</w:t>
                            </w:r>
                            <w:r w:rsidRPr="00626BCB">
                              <w:rPr>
                                <w:rFonts w:ascii="Montserrat" w:eastAsia="Arial" w:hAnsi="Montserrat" w:cs="Arial"/>
                                <w:sz w:val="18"/>
                                <w:szCs w:val="18"/>
                              </w:rPr>
                              <w:t>t</w:t>
                            </w:r>
                            <w:r w:rsidRPr="00626BCB">
                              <w:rPr>
                                <w:rFonts w:ascii="Montserrat" w:eastAsia="Arial" w:hAnsi="Montserrat" w:cs="Arial"/>
                                <w:spacing w:val="7"/>
                                <w:sz w:val="18"/>
                                <w:szCs w:val="18"/>
                              </w:rPr>
                              <w:t>.</w:t>
                            </w:r>
                          </w:p>
                          <w:p w14:paraId="642FB689" w14:textId="77777777" w:rsidR="00F319FF" w:rsidRPr="00626BCB" w:rsidRDefault="00F319FF" w:rsidP="00D05C04">
                            <w:pPr>
                              <w:pStyle w:val="Paragraphedeliste"/>
                              <w:numPr>
                                <w:ilvl w:val="0"/>
                                <w:numId w:val="18"/>
                              </w:numPr>
                              <w:tabs>
                                <w:tab w:val="left" w:pos="820"/>
                              </w:tabs>
                              <w:spacing w:after="0"/>
                              <w:ind w:right="74"/>
                              <w:jc w:val="both"/>
                              <w:rPr>
                                <w:rFonts w:ascii="Montserrat" w:eastAsia="Arial" w:hAnsi="Montserrat" w:cs="Arial"/>
                                <w:sz w:val="18"/>
                                <w:szCs w:val="18"/>
                              </w:rPr>
                            </w:pPr>
                            <w:r w:rsidRPr="00626BCB">
                              <w:rPr>
                                <w:rFonts w:ascii="Montserrat" w:eastAsia="Arial" w:hAnsi="Montserrat" w:cs="Arial"/>
                                <w:spacing w:val="-3"/>
                                <w:sz w:val="18"/>
                                <w:szCs w:val="18"/>
                              </w:rPr>
                              <w:t>Le</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be</w:t>
                            </w:r>
                            <w:r w:rsidRPr="00626BCB">
                              <w:rPr>
                                <w:rFonts w:ascii="Montserrat" w:eastAsia="Arial" w:hAnsi="Montserrat" w:cs="Arial"/>
                                <w:sz w:val="18"/>
                                <w:szCs w:val="18"/>
                              </w:rPr>
                              <w:t>s</w:t>
                            </w:r>
                            <w:r w:rsidRPr="00626BCB">
                              <w:rPr>
                                <w:rFonts w:ascii="Montserrat" w:eastAsia="Arial" w:hAnsi="Montserrat" w:cs="Arial"/>
                                <w:spacing w:val="1"/>
                                <w:sz w:val="18"/>
                                <w:szCs w:val="18"/>
                              </w:rPr>
                              <w:t>o</w:t>
                            </w:r>
                            <w:r w:rsidRPr="00626BCB">
                              <w:rPr>
                                <w:rFonts w:ascii="Montserrat" w:eastAsia="Arial" w:hAnsi="Montserrat" w:cs="Arial"/>
                                <w:spacing w:val="-3"/>
                                <w:sz w:val="18"/>
                                <w:szCs w:val="18"/>
                              </w:rPr>
                              <w:t>i</w:t>
                            </w:r>
                            <w:r w:rsidRPr="00626BCB">
                              <w:rPr>
                                <w:rFonts w:ascii="Montserrat" w:eastAsia="Arial" w:hAnsi="Montserrat" w:cs="Arial"/>
                                <w:sz w:val="18"/>
                                <w:szCs w:val="18"/>
                              </w:rPr>
                              <w:t>n</w:t>
                            </w:r>
                            <w:r w:rsidRPr="00626BCB">
                              <w:rPr>
                                <w:rFonts w:ascii="Montserrat" w:eastAsia="Arial" w:hAnsi="Montserrat" w:cs="Arial"/>
                                <w:spacing w:val="49"/>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w:t>
                            </w:r>
                            <w:r w:rsidRPr="00626BCB">
                              <w:rPr>
                                <w:rFonts w:ascii="Montserrat" w:eastAsia="Arial" w:hAnsi="Montserrat" w:cs="Arial"/>
                                <w:spacing w:val="-2"/>
                                <w:sz w:val="18"/>
                                <w:szCs w:val="18"/>
                              </w:rPr>
                              <w:t>a</w:t>
                            </w:r>
                            <w:r w:rsidRPr="00626BCB">
                              <w:rPr>
                                <w:rFonts w:ascii="Montserrat" w:eastAsia="Arial" w:hAnsi="Montserrat" w:cs="Arial"/>
                                <w:spacing w:val="1"/>
                                <w:sz w:val="18"/>
                                <w:szCs w:val="18"/>
                              </w:rPr>
                              <w:t>pp</w:t>
                            </w:r>
                            <w:r w:rsidRPr="00626BCB">
                              <w:rPr>
                                <w:rFonts w:ascii="Montserrat" w:eastAsia="Arial" w:hAnsi="Montserrat" w:cs="Arial"/>
                                <w:sz w:val="18"/>
                                <w:szCs w:val="18"/>
                              </w:rPr>
                              <w:t>r</w:t>
                            </w:r>
                            <w:r w:rsidRPr="00626BCB">
                              <w:rPr>
                                <w:rFonts w:ascii="Montserrat" w:eastAsia="Arial" w:hAnsi="Montserrat" w:cs="Arial"/>
                                <w:spacing w:val="-2"/>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tiss</w:t>
                            </w:r>
                            <w:r w:rsidRPr="00626BCB">
                              <w:rPr>
                                <w:rFonts w:ascii="Montserrat" w:eastAsia="Arial" w:hAnsi="Montserrat" w:cs="Arial"/>
                                <w:spacing w:val="1"/>
                                <w:sz w:val="18"/>
                                <w:szCs w:val="18"/>
                              </w:rPr>
                              <w:t>a</w:t>
                            </w:r>
                            <w:r w:rsidRPr="00626BCB">
                              <w:rPr>
                                <w:rFonts w:ascii="Montserrat" w:eastAsia="Arial" w:hAnsi="Montserrat" w:cs="Arial"/>
                                <w:spacing w:val="-1"/>
                                <w:sz w:val="18"/>
                                <w:szCs w:val="18"/>
                              </w:rPr>
                              <w:t>g</w:t>
                            </w:r>
                            <w:r w:rsidRPr="00626BCB">
                              <w:rPr>
                                <w:rFonts w:ascii="Montserrat" w:eastAsia="Arial" w:hAnsi="Montserrat" w:cs="Arial"/>
                                <w:sz w:val="18"/>
                                <w:szCs w:val="18"/>
                              </w:rPr>
                              <w:t>e</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o</w:t>
                            </w:r>
                            <w:r w:rsidRPr="00626BCB">
                              <w:rPr>
                                <w:rFonts w:ascii="Montserrat" w:eastAsia="Arial" w:hAnsi="Montserrat" w:cs="Arial"/>
                                <w:sz w:val="18"/>
                                <w:szCs w:val="18"/>
                              </w:rPr>
                              <w:t>u</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e</w:t>
                            </w:r>
                            <w:r w:rsidRPr="00626BCB">
                              <w:rPr>
                                <w:rFonts w:ascii="Montserrat" w:eastAsia="Arial" w:hAnsi="Montserrat" w:cs="Arial"/>
                                <w:spacing w:val="47"/>
                                <w:sz w:val="18"/>
                                <w:szCs w:val="18"/>
                              </w:rPr>
                              <w:t xml:space="preserve"> </w:t>
                            </w:r>
                            <w:r w:rsidRPr="00626BCB">
                              <w:rPr>
                                <w:rFonts w:ascii="Montserrat" w:eastAsia="Arial" w:hAnsi="Montserrat" w:cs="Arial"/>
                                <w:sz w:val="18"/>
                                <w:szCs w:val="18"/>
                              </w:rPr>
                              <w:t>rév</w:t>
                            </w:r>
                            <w:r w:rsidRPr="00626BCB">
                              <w:rPr>
                                <w:rFonts w:ascii="Montserrat" w:eastAsia="Arial" w:hAnsi="Montserrat" w:cs="Arial"/>
                                <w:spacing w:val="1"/>
                                <w:sz w:val="18"/>
                                <w:szCs w:val="18"/>
                              </w:rPr>
                              <w:t>é</w:t>
                            </w:r>
                            <w:r w:rsidRPr="00626BCB">
                              <w:rPr>
                                <w:rFonts w:ascii="Montserrat" w:eastAsia="Arial" w:hAnsi="Montserrat" w:cs="Arial"/>
                                <w:sz w:val="18"/>
                                <w:szCs w:val="18"/>
                              </w:rPr>
                              <w:t>la</w:t>
                            </w:r>
                            <w:r w:rsidRPr="00626BCB">
                              <w:rPr>
                                <w:rFonts w:ascii="Montserrat" w:eastAsia="Arial" w:hAnsi="Montserrat" w:cs="Arial"/>
                                <w:spacing w:val="1"/>
                                <w:sz w:val="18"/>
                                <w:szCs w:val="18"/>
                              </w:rPr>
                              <w:t>t</w:t>
                            </w:r>
                            <w:r w:rsidRPr="00626BCB">
                              <w:rPr>
                                <w:rFonts w:ascii="Montserrat" w:eastAsia="Arial" w:hAnsi="Montserrat" w:cs="Arial"/>
                                <w:sz w:val="18"/>
                                <w:szCs w:val="18"/>
                              </w:rPr>
                              <w:t>i</w:t>
                            </w:r>
                            <w:r w:rsidRPr="00626BCB">
                              <w:rPr>
                                <w:rFonts w:ascii="Montserrat" w:eastAsia="Arial" w:hAnsi="Montserrat" w:cs="Arial"/>
                                <w:spacing w:val="-2"/>
                                <w:sz w:val="18"/>
                                <w:szCs w:val="18"/>
                              </w:rPr>
                              <w:t>o</w:t>
                            </w:r>
                            <w:r w:rsidRPr="00626BCB">
                              <w:rPr>
                                <w:rFonts w:ascii="Montserrat" w:eastAsia="Arial" w:hAnsi="Montserrat" w:cs="Arial"/>
                                <w:sz w:val="18"/>
                                <w:szCs w:val="18"/>
                              </w:rPr>
                              <w:t>n</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de</w:t>
                            </w:r>
                            <w:r w:rsidRPr="00626BCB">
                              <w:rPr>
                                <w:rFonts w:ascii="Montserrat" w:eastAsia="Arial" w:hAnsi="Montserrat" w:cs="Arial"/>
                                <w:sz w:val="18"/>
                                <w:szCs w:val="18"/>
                              </w:rPr>
                              <w:t>s</w:t>
                            </w:r>
                            <w:r w:rsidRPr="00626BCB">
                              <w:rPr>
                                <w:rFonts w:ascii="Montserrat" w:eastAsia="Arial" w:hAnsi="Montserrat" w:cs="Arial"/>
                                <w:spacing w:val="43"/>
                                <w:sz w:val="18"/>
                                <w:szCs w:val="18"/>
                              </w:rPr>
                              <w:t xml:space="preserve"> </w:t>
                            </w:r>
                            <w:r w:rsidRPr="00626BCB">
                              <w:rPr>
                                <w:rFonts w:ascii="Montserrat" w:eastAsia="Arial" w:hAnsi="Montserrat" w:cs="Arial"/>
                                <w:spacing w:val="1"/>
                                <w:sz w:val="18"/>
                                <w:szCs w:val="18"/>
                              </w:rPr>
                              <w:t>po</w:t>
                            </w:r>
                            <w:r w:rsidRPr="00626BCB">
                              <w:rPr>
                                <w:rFonts w:ascii="Montserrat" w:eastAsia="Arial" w:hAnsi="Montserrat" w:cs="Arial"/>
                                <w:sz w:val="18"/>
                                <w:szCs w:val="18"/>
                              </w:rPr>
                              <w:t>t</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ti</w:t>
                            </w:r>
                            <w:r w:rsidRPr="00626BCB">
                              <w:rPr>
                                <w:rFonts w:ascii="Montserrat" w:eastAsia="Arial" w:hAnsi="Montserrat" w:cs="Arial"/>
                                <w:spacing w:val="1"/>
                                <w:sz w:val="18"/>
                                <w:szCs w:val="18"/>
                              </w:rPr>
                              <w:t>a</w:t>
                            </w:r>
                            <w:r w:rsidRPr="00626BCB">
                              <w:rPr>
                                <w:rFonts w:ascii="Montserrat" w:eastAsia="Arial" w:hAnsi="Montserrat" w:cs="Arial"/>
                                <w:sz w:val="18"/>
                                <w:szCs w:val="18"/>
                              </w:rPr>
                              <w:t>l</w:t>
                            </w:r>
                            <w:r w:rsidRPr="00626BCB">
                              <w:rPr>
                                <w:rFonts w:ascii="Montserrat" w:eastAsia="Arial" w:hAnsi="Montserrat" w:cs="Arial"/>
                                <w:spacing w:val="-1"/>
                                <w:sz w:val="18"/>
                                <w:szCs w:val="18"/>
                              </w:rPr>
                              <w:t>i</w:t>
                            </w:r>
                            <w:r w:rsidRPr="00626BCB">
                              <w:rPr>
                                <w:rFonts w:ascii="Montserrat" w:eastAsia="Arial" w:hAnsi="Montserrat" w:cs="Arial"/>
                                <w:sz w:val="18"/>
                                <w:szCs w:val="18"/>
                              </w:rPr>
                              <w:t>t</w:t>
                            </w:r>
                            <w:r w:rsidRPr="00626BCB">
                              <w:rPr>
                                <w:rFonts w:ascii="Montserrat" w:eastAsia="Arial" w:hAnsi="Montserrat" w:cs="Arial"/>
                                <w:spacing w:val="1"/>
                                <w:sz w:val="18"/>
                                <w:szCs w:val="18"/>
                              </w:rPr>
                              <w:t>é</w:t>
                            </w:r>
                            <w:r w:rsidRPr="00626BCB">
                              <w:rPr>
                                <w:rFonts w:ascii="Montserrat" w:eastAsia="Arial" w:hAnsi="Montserrat" w:cs="Arial"/>
                                <w:sz w:val="18"/>
                                <w:szCs w:val="18"/>
                              </w:rPr>
                              <w:t>s</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pacing w:val="1"/>
                                <w:sz w:val="18"/>
                                <w:szCs w:val="18"/>
                              </w:rPr>
                              <w:t>e</w:t>
                            </w:r>
                            <w:r w:rsidRPr="00626BCB">
                              <w:rPr>
                                <w:rFonts w:ascii="Montserrat" w:eastAsia="Arial" w:hAnsi="Montserrat" w:cs="Arial"/>
                                <w:sz w:val="18"/>
                                <w:szCs w:val="18"/>
                              </w:rPr>
                              <w:t>s je</w:t>
                            </w:r>
                            <w:r w:rsidRPr="00626BCB">
                              <w:rPr>
                                <w:rFonts w:ascii="Montserrat" w:eastAsia="Arial" w:hAnsi="Montserrat" w:cs="Arial"/>
                                <w:spacing w:val="1"/>
                                <w:sz w:val="18"/>
                                <w:szCs w:val="18"/>
                              </w:rPr>
                              <w:t>une</w:t>
                            </w:r>
                            <w:r w:rsidRPr="00626BCB">
                              <w:rPr>
                                <w:rFonts w:ascii="Montserrat" w:eastAsia="Arial" w:hAnsi="Montserrat" w:cs="Arial"/>
                                <w:sz w:val="18"/>
                                <w:szCs w:val="18"/>
                              </w:rPr>
                              <w:t>s</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ipl</w:t>
                            </w:r>
                            <w:r w:rsidRPr="00626BCB">
                              <w:rPr>
                                <w:rFonts w:ascii="Montserrat" w:eastAsia="Arial" w:hAnsi="Montserrat" w:cs="Arial"/>
                                <w:spacing w:val="-1"/>
                                <w:sz w:val="18"/>
                                <w:szCs w:val="18"/>
                              </w:rPr>
                              <w:t>ô</w:t>
                            </w:r>
                            <w:r w:rsidRPr="00626BCB">
                              <w:rPr>
                                <w:rFonts w:ascii="Montserrat" w:eastAsia="Arial" w:hAnsi="Montserrat" w:cs="Arial"/>
                                <w:spacing w:val="1"/>
                                <w:sz w:val="18"/>
                                <w:szCs w:val="18"/>
                              </w:rPr>
                              <w:t>mé</w:t>
                            </w:r>
                            <w:r w:rsidRPr="00626BCB">
                              <w:rPr>
                                <w:rFonts w:ascii="Montserrat" w:eastAsia="Arial" w:hAnsi="Montserrat" w:cs="Arial"/>
                                <w:sz w:val="18"/>
                                <w:szCs w:val="18"/>
                              </w:rPr>
                              <w:t>s</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au</w:t>
                            </w:r>
                            <w:r w:rsidRPr="00626BCB">
                              <w:rPr>
                                <w:rFonts w:ascii="Montserrat" w:eastAsia="Arial" w:hAnsi="Montserrat" w:cs="Arial"/>
                                <w:sz w:val="18"/>
                                <w:szCs w:val="18"/>
                              </w:rPr>
                              <w:t>x</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tre</w:t>
                            </w:r>
                            <w:r w:rsidRPr="00626BCB">
                              <w:rPr>
                                <w:rFonts w:ascii="Montserrat" w:eastAsia="Arial" w:hAnsi="Montserrat" w:cs="Arial"/>
                                <w:spacing w:val="1"/>
                                <w:sz w:val="18"/>
                                <w:szCs w:val="18"/>
                              </w:rPr>
                              <w:t>p</w:t>
                            </w:r>
                            <w:r w:rsidRPr="00626BCB">
                              <w:rPr>
                                <w:rFonts w:ascii="Montserrat" w:eastAsia="Arial" w:hAnsi="Montserrat" w:cs="Arial"/>
                                <w:sz w:val="18"/>
                                <w:szCs w:val="18"/>
                              </w:rPr>
                              <w:t>r</w:t>
                            </w:r>
                            <w:r w:rsidRPr="00626BCB">
                              <w:rPr>
                                <w:rFonts w:ascii="Montserrat" w:eastAsia="Arial" w:hAnsi="Montserrat" w:cs="Arial"/>
                                <w:spacing w:val="-1"/>
                                <w:sz w:val="18"/>
                                <w:szCs w:val="18"/>
                              </w:rPr>
                              <w:t>i</w:t>
                            </w:r>
                            <w:r w:rsidRPr="00626BCB">
                              <w:rPr>
                                <w:rFonts w:ascii="Montserrat" w:eastAsia="Arial" w:hAnsi="Montserrat" w:cs="Arial"/>
                                <w:sz w:val="18"/>
                                <w:szCs w:val="18"/>
                              </w:rPr>
                              <w:t>s</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C784B" id="_x0000_s1031" type="#_x0000_t202" style="position:absolute;left:0;text-align:left;margin-left:6.55pt;margin-top:142.25pt;width:410.5pt;height:7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" fillcolor="white [3201]">
                <v:textbox>
                  <w:txbxContent>
                    <w:p w14:paraId="77B67AA9" w14:textId="77777777" w:rsidR="00F319FF" w:rsidRPr="00626BCB" w:rsidRDefault="00F319FF" w:rsidP="00F319FF">
                      <w:pPr>
                        <w:spacing w:after="0"/>
                        <w:rPr>
                          <w:rFonts w:ascii="Montserrat" w:hAnsi="Montserrat"/>
                          <w:b/>
                          <w:bCs/>
                          <w:sz w:val="18"/>
                          <w:szCs w:val="18"/>
                        </w:rPr>
                      </w:pPr>
                      <w:r w:rsidRPr="00626BCB">
                        <w:rPr>
                          <w:rFonts w:ascii="Montserrat" w:hAnsi="Montserrat"/>
                          <w:b/>
                          <w:bCs/>
                          <w:sz w:val="18"/>
                          <w:szCs w:val="18"/>
                        </w:rPr>
                        <w:t xml:space="preserve">Besoins satisfaits : </w:t>
                      </w:r>
                    </w:p>
                    <w:p w14:paraId="2E8CA200" w14:textId="77777777" w:rsidR="00F319FF" w:rsidRPr="00626BCB" w:rsidRDefault="00F319FF" w:rsidP="00D05C04">
                      <w:pPr>
                        <w:pStyle w:val="Paragraphedeliste"/>
                        <w:numPr>
                          <w:ilvl w:val="0"/>
                          <w:numId w:val="18"/>
                        </w:numPr>
                        <w:tabs>
                          <w:tab w:val="left" w:pos="820"/>
                        </w:tabs>
                        <w:spacing w:after="0"/>
                        <w:ind w:right="74"/>
                        <w:jc w:val="both"/>
                        <w:rPr>
                          <w:rFonts w:ascii="Montserrat" w:eastAsia="Arial" w:hAnsi="Montserrat" w:cs="Arial"/>
                          <w:sz w:val="18"/>
                          <w:szCs w:val="18"/>
                        </w:rPr>
                      </w:pPr>
                      <w:r w:rsidRPr="00626BCB">
                        <w:rPr>
                          <w:rFonts w:ascii="Montserrat" w:eastAsia="Arial" w:hAnsi="Montserrat" w:cs="Arial"/>
                          <w:sz w:val="18"/>
                          <w:szCs w:val="18"/>
                        </w:rPr>
                        <w:t>Le</w:t>
                      </w:r>
                      <w:r w:rsidRPr="00626BCB">
                        <w:rPr>
                          <w:rFonts w:ascii="Montserrat" w:eastAsia="Arial" w:hAnsi="Montserrat" w:cs="Arial"/>
                          <w:spacing w:val="-13"/>
                          <w:sz w:val="18"/>
                          <w:szCs w:val="18"/>
                        </w:rPr>
                        <w:t xml:space="preserve"> </w:t>
                      </w:r>
                      <w:r w:rsidRPr="00626BCB">
                        <w:rPr>
                          <w:rFonts w:ascii="Montserrat" w:eastAsia="Arial" w:hAnsi="Montserrat" w:cs="Arial"/>
                          <w:spacing w:val="1"/>
                          <w:sz w:val="18"/>
                          <w:szCs w:val="18"/>
                        </w:rPr>
                        <w:t>be</w:t>
                      </w:r>
                      <w:r w:rsidRPr="00626BCB">
                        <w:rPr>
                          <w:rFonts w:ascii="Montserrat" w:eastAsia="Arial" w:hAnsi="Montserrat" w:cs="Arial"/>
                          <w:spacing w:val="-2"/>
                          <w:sz w:val="18"/>
                          <w:szCs w:val="18"/>
                        </w:rPr>
                        <w:t>s</w:t>
                      </w:r>
                      <w:r w:rsidRPr="00626BCB">
                        <w:rPr>
                          <w:rFonts w:ascii="Montserrat" w:eastAsia="Arial" w:hAnsi="Montserrat" w:cs="Arial"/>
                          <w:spacing w:val="1"/>
                          <w:sz w:val="18"/>
                          <w:szCs w:val="18"/>
                        </w:rPr>
                        <w:t>o</w:t>
                      </w:r>
                      <w:r w:rsidRPr="00626BCB">
                        <w:rPr>
                          <w:rFonts w:ascii="Montserrat" w:eastAsia="Arial" w:hAnsi="Montserrat" w:cs="Arial"/>
                          <w:sz w:val="18"/>
                          <w:szCs w:val="18"/>
                        </w:rPr>
                        <w:t>in (</w:t>
                      </w:r>
                      <w:r w:rsidRPr="00626BCB">
                        <w:rPr>
                          <w:rFonts w:ascii="Montserrat" w:eastAsia="Arial" w:hAnsi="Montserrat" w:cs="Arial"/>
                          <w:spacing w:val="-1"/>
                          <w:sz w:val="18"/>
                          <w:szCs w:val="18"/>
                        </w:rPr>
                        <w:t>q</w:t>
                      </w:r>
                      <w:r w:rsidRPr="00626BCB">
                        <w:rPr>
                          <w:rFonts w:ascii="Montserrat" w:eastAsia="Arial" w:hAnsi="Montserrat" w:cs="Arial"/>
                          <w:spacing w:val="1"/>
                          <w:sz w:val="18"/>
                          <w:szCs w:val="18"/>
                        </w:rPr>
                        <w:t>uan</w:t>
                      </w:r>
                      <w:r w:rsidRPr="00626BCB">
                        <w:rPr>
                          <w:rFonts w:ascii="Montserrat" w:eastAsia="Arial" w:hAnsi="Montserrat" w:cs="Arial"/>
                          <w:sz w:val="18"/>
                          <w:szCs w:val="18"/>
                        </w:rPr>
                        <w:t>ti</w:t>
                      </w:r>
                      <w:r w:rsidRPr="00626BCB">
                        <w:rPr>
                          <w:rFonts w:ascii="Montserrat" w:eastAsia="Arial" w:hAnsi="Montserrat" w:cs="Arial"/>
                          <w:spacing w:val="-2"/>
                          <w:sz w:val="18"/>
                          <w:szCs w:val="18"/>
                        </w:rPr>
                        <w:t>t</w:t>
                      </w:r>
                      <w:r w:rsidRPr="00626BCB">
                        <w:rPr>
                          <w:rFonts w:ascii="Montserrat" w:eastAsia="Arial" w:hAnsi="Montserrat" w:cs="Arial"/>
                          <w:spacing w:val="1"/>
                          <w:sz w:val="18"/>
                          <w:szCs w:val="18"/>
                        </w:rPr>
                        <w:t>a</w:t>
                      </w:r>
                      <w:r w:rsidRPr="00626BCB">
                        <w:rPr>
                          <w:rFonts w:ascii="Montserrat" w:eastAsia="Arial" w:hAnsi="Montserrat" w:cs="Arial"/>
                          <w:sz w:val="18"/>
                          <w:szCs w:val="18"/>
                        </w:rPr>
                        <w:t>tif</w:t>
                      </w:r>
                      <w:r w:rsidRPr="00626BCB">
                        <w:rPr>
                          <w:rFonts w:ascii="Montserrat" w:eastAsia="Arial" w:hAnsi="Montserrat" w:cs="Arial"/>
                          <w:spacing w:val="-13"/>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q</w:t>
                      </w:r>
                      <w:r w:rsidRPr="00626BCB">
                        <w:rPr>
                          <w:rFonts w:ascii="Montserrat" w:eastAsia="Arial" w:hAnsi="Montserrat" w:cs="Arial"/>
                          <w:spacing w:val="1"/>
                          <w:sz w:val="18"/>
                          <w:szCs w:val="18"/>
                        </w:rPr>
                        <w:t>ua</w:t>
                      </w:r>
                      <w:r w:rsidRPr="00626BCB">
                        <w:rPr>
                          <w:rFonts w:ascii="Montserrat" w:eastAsia="Arial" w:hAnsi="Montserrat" w:cs="Arial"/>
                          <w:sz w:val="18"/>
                          <w:szCs w:val="18"/>
                        </w:rPr>
                        <w:t>l</w:t>
                      </w:r>
                      <w:r w:rsidRPr="00626BCB">
                        <w:rPr>
                          <w:rFonts w:ascii="Montserrat" w:eastAsia="Arial" w:hAnsi="Montserrat" w:cs="Arial"/>
                          <w:spacing w:val="-1"/>
                          <w:sz w:val="18"/>
                          <w:szCs w:val="18"/>
                        </w:rPr>
                        <w:t>i</w:t>
                      </w:r>
                      <w:r w:rsidRPr="00626BCB">
                        <w:rPr>
                          <w:rFonts w:ascii="Montserrat" w:eastAsia="Arial" w:hAnsi="Montserrat" w:cs="Arial"/>
                          <w:sz w:val="18"/>
                          <w:szCs w:val="18"/>
                        </w:rPr>
                        <w:t>t</w:t>
                      </w:r>
                      <w:r w:rsidRPr="00626BCB">
                        <w:rPr>
                          <w:rFonts w:ascii="Montserrat" w:eastAsia="Arial" w:hAnsi="Montserrat" w:cs="Arial"/>
                          <w:spacing w:val="-1"/>
                          <w:sz w:val="18"/>
                          <w:szCs w:val="18"/>
                        </w:rPr>
                        <w:t>a</w:t>
                      </w:r>
                      <w:r w:rsidRPr="00626BCB">
                        <w:rPr>
                          <w:rFonts w:ascii="Montserrat" w:eastAsia="Arial" w:hAnsi="Montserrat" w:cs="Arial"/>
                          <w:sz w:val="18"/>
                          <w:szCs w:val="18"/>
                        </w:rPr>
                        <w:t>tif)</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n</w:t>
                      </w:r>
                      <w:r w:rsidRPr="00626BCB">
                        <w:rPr>
                          <w:rFonts w:ascii="Montserrat" w:eastAsia="Arial" w:hAnsi="Montserrat" w:cs="Arial"/>
                          <w:spacing w:val="-11"/>
                          <w:sz w:val="18"/>
                          <w:szCs w:val="18"/>
                        </w:rPr>
                        <w:t xml:space="preserve"> </w:t>
                      </w:r>
                      <w:r w:rsidRPr="00626BCB">
                        <w:rPr>
                          <w:rFonts w:ascii="Montserrat" w:eastAsia="Arial" w:hAnsi="Montserrat" w:cs="Arial"/>
                          <w:sz w:val="18"/>
                          <w:szCs w:val="18"/>
                        </w:rPr>
                        <w:t>ress</w:t>
                      </w:r>
                      <w:r w:rsidRPr="00626BCB">
                        <w:rPr>
                          <w:rFonts w:ascii="Montserrat" w:eastAsia="Arial" w:hAnsi="Montserrat" w:cs="Arial"/>
                          <w:spacing w:val="1"/>
                          <w:sz w:val="18"/>
                          <w:szCs w:val="18"/>
                        </w:rPr>
                        <w:t>ou</w:t>
                      </w:r>
                      <w:r w:rsidRPr="00626BCB">
                        <w:rPr>
                          <w:rFonts w:ascii="Montserrat" w:eastAsia="Arial" w:hAnsi="Montserrat" w:cs="Arial"/>
                          <w:sz w:val="18"/>
                          <w:szCs w:val="18"/>
                        </w:rPr>
                        <w:t>r</w:t>
                      </w:r>
                      <w:r w:rsidRPr="00626BCB">
                        <w:rPr>
                          <w:rFonts w:ascii="Montserrat" w:eastAsia="Arial" w:hAnsi="Montserrat" w:cs="Arial"/>
                          <w:spacing w:val="-3"/>
                          <w:sz w:val="18"/>
                          <w:szCs w:val="18"/>
                        </w:rPr>
                        <w:t>c</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h</w:t>
                      </w:r>
                      <w:r w:rsidRPr="00626BCB">
                        <w:rPr>
                          <w:rFonts w:ascii="Montserrat" w:eastAsia="Arial" w:hAnsi="Montserrat" w:cs="Arial"/>
                          <w:spacing w:val="1"/>
                          <w:sz w:val="18"/>
                          <w:szCs w:val="18"/>
                        </w:rPr>
                        <w:t>u</w:t>
                      </w:r>
                      <w:r w:rsidRPr="00626BCB">
                        <w:rPr>
                          <w:rFonts w:ascii="Montserrat" w:eastAsia="Arial" w:hAnsi="Montserrat" w:cs="Arial"/>
                          <w:spacing w:val="-1"/>
                          <w:sz w:val="18"/>
                          <w:szCs w:val="18"/>
                        </w:rPr>
                        <w:t>m</w:t>
                      </w:r>
                      <w:r w:rsidRPr="00626BCB">
                        <w:rPr>
                          <w:rFonts w:ascii="Montserrat" w:eastAsia="Arial" w:hAnsi="Montserrat" w:cs="Arial"/>
                          <w:spacing w:val="1"/>
                          <w:sz w:val="18"/>
                          <w:szCs w:val="18"/>
                        </w:rPr>
                        <w:t>a</w:t>
                      </w:r>
                      <w:r w:rsidRPr="00626BCB">
                        <w:rPr>
                          <w:rFonts w:ascii="Montserrat" w:eastAsia="Arial" w:hAnsi="Montserrat" w:cs="Arial"/>
                          <w:sz w:val="18"/>
                          <w:szCs w:val="18"/>
                        </w:rPr>
                        <w:t>in</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de</w:t>
                      </w:r>
                      <w:r w:rsidRPr="00626BCB">
                        <w:rPr>
                          <w:rFonts w:ascii="Montserrat" w:eastAsia="Arial" w:hAnsi="Montserrat" w:cs="Arial"/>
                          <w:sz w:val="18"/>
                          <w:szCs w:val="18"/>
                        </w:rPr>
                        <w:t>s</w:t>
                      </w:r>
                      <w:r w:rsidRPr="00626BCB">
                        <w:rPr>
                          <w:rFonts w:ascii="Montserrat" w:eastAsia="Arial" w:hAnsi="Montserrat" w:cs="Arial"/>
                          <w:spacing w:val="-14"/>
                          <w:sz w:val="18"/>
                          <w:szCs w:val="18"/>
                        </w:rPr>
                        <w:t xml:space="preserve"> </w:t>
                      </w:r>
                      <w:r w:rsidRPr="00626BCB">
                        <w:rPr>
                          <w:rFonts w:ascii="Montserrat" w:eastAsia="Arial" w:hAnsi="Montserrat" w:cs="Arial"/>
                          <w:spacing w:val="1"/>
                          <w:sz w:val="18"/>
                          <w:szCs w:val="18"/>
                        </w:rPr>
                        <w:t>en</w:t>
                      </w:r>
                      <w:r w:rsidRPr="00626BCB">
                        <w:rPr>
                          <w:rFonts w:ascii="Montserrat" w:eastAsia="Arial" w:hAnsi="Montserrat" w:cs="Arial"/>
                          <w:sz w:val="18"/>
                          <w:szCs w:val="18"/>
                        </w:rPr>
                        <w:t>tr</w:t>
                      </w:r>
                      <w:r w:rsidRPr="00626BCB">
                        <w:rPr>
                          <w:rFonts w:ascii="Montserrat" w:eastAsia="Arial" w:hAnsi="Montserrat" w:cs="Arial"/>
                          <w:spacing w:val="-2"/>
                          <w:sz w:val="18"/>
                          <w:szCs w:val="18"/>
                        </w:rPr>
                        <w:t>e</w:t>
                      </w:r>
                      <w:r w:rsidRPr="00626BCB">
                        <w:rPr>
                          <w:rFonts w:ascii="Montserrat" w:eastAsia="Arial" w:hAnsi="Montserrat" w:cs="Arial"/>
                          <w:spacing w:val="1"/>
                          <w:sz w:val="18"/>
                          <w:szCs w:val="18"/>
                        </w:rPr>
                        <w:t>p</w:t>
                      </w:r>
                      <w:r w:rsidRPr="00626BCB">
                        <w:rPr>
                          <w:rFonts w:ascii="Montserrat" w:eastAsia="Arial" w:hAnsi="Montserrat" w:cs="Arial"/>
                          <w:sz w:val="18"/>
                          <w:szCs w:val="18"/>
                        </w:rPr>
                        <w:t>r</w:t>
                      </w:r>
                      <w:r w:rsidRPr="00626BCB">
                        <w:rPr>
                          <w:rFonts w:ascii="Montserrat" w:eastAsia="Arial" w:hAnsi="Montserrat" w:cs="Arial"/>
                          <w:spacing w:val="-1"/>
                          <w:sz w:val="18"/>
                          <w:szCs w:val="18"/>
                        </w:rPr>
                        <w:t>i</w:t>
                      </w:r>
                      <w:r w:rsidRPr="00626BCB">
                        <w:rPr>
                          <w:rFonts w:ascii="Montserrat" w:eastAsia="Arial" w:hAnsi="Montserrat" w:cs="Arial"/>
                          <w:sz w:val="18"/>
                          <w:szCs w:val="18"/>
                        </w:rPr>
                        <w:t>s</w:t>
                      </w:r>
                      <w:r w:rsidRPr="00626BCB">
                        <w:rPr>
                          <w:rFonts w:ascii="Montserrat" w:eastAsia="Arial" w:hAnsi="Montserrat" w:cs="Arial"/>
                          <w:spacing w:val="1"/>
                          <w:sz w:val="18"/>
                          <w:szCs w:val="18"/>
                        </w:rPr>
                        <w:t>e</w:t>
                      </w:r>
                      <w:r w:rsidRPr="00626BCB">
                        <w:rPr>
                          <w:rFonts w:ascii="Montserrat" w:eastAsia="Arial" w:hAnsi="Montserrat" w:cs="Arial"/>
                          <w:sz w:val="18"/>
                          <w:szCs w:val="18"/>
                        </w:rPr>
                        <w:t xml:space="preserve">s </w:t>
                      </w:r>
                      <w:r w:rsidRPr="00626BCB">
                        <w:rPr>
                          <w:rFonts w:ascii="Montserrat" w:eastAsia="Arial" w:hAnsi="Montserrat" w:cs="Arial"/>
                          <w:spacing w:val="1"/>
                          <w:sz w:val="18"/>
                          <w:szCs w:val="18"/>
                        </w:rPr>
                        <w:t>e</w:t>
                      </w:r>
                      <w:r w:rsidRPr="00626BCB">
                        <w:rPr>
                          <w:rFonts w:ascii="Montserrat" w:eastAsia="Arial" w:hAnsi="Montserrat" w:cs="Arial"/>
                          <w:sz w:val="18"/>
                          <w:szCs w:val="18"/>
                        </w:rPr>
                        <w:t>n</w:t>
                      </w:r>
                      <w:r w:rsidRPr="00626BCB">
                        <w:rPr>
                          <w:rFonts w:ascii="Montserrat" w:eastAsia="Arial" w:hAnsi="Montserrat" w:cs="Arial"/>
                          <w:spacing w:val="-1"/>
                          <w:sz w:val="18"/>
                          <w:szCs w:val="18"/>
                        </w:rPr>
                        <w:t xml:space="preserve"> </w:t>
                      </w:r>
                      <w:r w:rsidRPr="00626BCB">
                        <w:rPr>
                          <w:rFonts w:ascii="Montserrat" w:eastAsia="Arial" w:hAnsi="Montserrat" w:cs="Arial"/>
                          <w:spacing w:val="1"/>
                          <w:sz w:val="18"/>
                          <w:szCs w:val="18"/>
                        </w:rPr>
                        <w:t>ma</w:t>
                      </w:r>
                      <w:r w:rsidRPr="00626BCB">
                        <w:rPr>
                          <w:rFonts w:ascii="Montserrat" w:eastAsia="Arial" w:hAnsi="Montserrat" w:cs="Arial"/>
                          <w:sz w:val="18"/>
                          <w:szCs w:val="18"/>
                        </w:rPr>
                        <w:t>rc</w:t>
                      </w:r>
                      <w:r w:rsidRPr="00626BCB">
                        <w:rPr>
                          <w:rFonts w:ascii="Montserrat" w:eastAsia="Arial" w:hAnsi="Montserrat" w:cs="Arial"/>
                          <w:spacing w:val="-2"/>
                          <w:sz w:val="18"/>
                          <w:szCs w:val="18"/>
                        </w:rPr>
                        <w:t>h</w:t>
                      </w:r>
                      <w:r w:rsidRPr="00626BCB">
                        <w:rPr>
                          <w:rFonts w:ascii="Montserrat" w:eastAsia="Arial" w:hAnsi="Montserrat" w:cs="Arial"/>
                          <w:sz w:val="18"/>
                          <w:szCs w:val="18"/>
                        </w:rPr>
                        <w:t>e</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v</w:t>
                      </w:r>
                      <w:r w:rsidRPr="00626BCB">
                        <w:rPr>
                          <w:rFonts w:ascii="Montserrat" w:eastAsia="Arial" w:hAnsi="Montserrat" w:cs="Arial"/>
                          <w:spacing w:val="1"/>
                          <w:sz w:val="18"/>
                          <w:szCs w:val="18"/>
                        </w:rPr>
                        <w:t>e</w:t>
                      </w:r>
                      <w:r w:rsidRPr="00626BCB">
                        <w:rPr>
                          <w:rFonts w:ascii="Montserrat" w:eastAsia="Arial" w:hAnsi="Montserrat" w:cs="Arial"/>
                          <w:sz w:val="18"/>
                          <w:szCs w:val="18"/>
                        </w:rPr>
                        <w:t xml:space="preserve">rs </w:t>
                      </w:r>
                      <w:r w:rsidRPr="00626BCB">
                        <w:rPr>
                          <w:rFonts w:ascii="Montserrat" w:eastAsia="Arial" w:hAnsi="Montserrat" w:cs="Arial"/>
                          <w:spacing w:val="-1"/>
                          <w:sz w:val="18"/>
                          <w:szCs w:val="18"/>
                        </w:rPr>
                        <w:t>l</w:t>
                      </w:r>
                      <w:r w:rsidRPr="00626BCB">
                        <w:rPr>
                          <w:rFonts w:ascii="Montserrat" w:eastAsia="Arial" w:hAnsi="Montserrat" w:cs="Arial"/>
                          <w:sz w:val="18"/>
                          <w:szCs w:val="18"/>
                        </w:rPr>
                        <w:t>a</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cro</w:t>
                      </w:r>
                      <w:r w:rsidRPr="00626BCB">
                        <w:rPr>
                          <w:rFonts w:ascii="Montserrat" w:eastAsia="Arial" w:hAnsi="Montserrat" w:cs="Arial"/>
                          <w:spacing w:val="-3"/>
                          <w:sz w:val="18"/>
                          <w:szCs w:val="18"/>
                        </w:rPr>
                        <w:t>i</w:t>
                      </w:r>
                      <w:r w:rsidRPr="00626BCB">
                        <w:rPr>
                          <w:rFonts w:ascii="Montserrat" w:eastAsia="Arial" w:hAnsi="Montserrat" w:cs="Arial"/>
                          <w:sz w:val="18"/>
                          <w:szCs w:val="18"/>
                        </w:rPr>
                        <w:t>ss</w:t>
                      </w:r>
                      <w:r w:rsidRPr="00626BCB">
                        <w:rPr>
                          <w:rFonts w:ascii="Montserrat" w:eastAsia="Arial" w:hAnsi="Montserrat" w:cs="Arial"/>
                          <w:spacing w:val="1"/>
                          <w:sz w:val="18"/>
                          <w:szCs w:val="18"/>
                        </w:rPr>
                        <w:t>an</w:t>
                      </w:r>
                      <w:r w:rsidRPr="00626BCB">
                        <w:rPr>
                          <w:rFonts w:ascii="Montserrat" w:eastAsia="Arial" w:hAnsi="Montserrat" w:cs="Arial"/>
                          <w:sz w:val="18"/>
                          <w:szCs w:val="18"/>
                        </w:rPr>
                        <w:t>ce</w:t>
                      </w:r>
                      <w:r w:rsidRPr="00626BCB">
                        <w:rPr>
                          <w:rFonts w:ascii="Montserrat" w:eastAsia="Arial" w:hAnsi="Montserrat" w:cs="Arial"/>
                          <w:spacing w:val="-1"/>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le</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dé</w:t>
                      </w:r>
                      <w:r w:rsidRPr="00626BCB">
                        <w:rPr>
                          <w:rFonts w:ascii="Montserrat" w:eastAsia="Arial" w:hAnsi="Montserrat" w:cs="Arial"/>
                          <w:spacing w:val="-2"/>
                          <w:sz w:val="18"/>
                          <w:szCs w:val="18"/>
                        </w:rPr>
                        <w:t>v</w:t>
                      </w:r>
                      <w:r w:rsidRPr="00626BCB">
                        <w:rPr>
                          <w:rFonts w:ascii="Montserrat" w:eastAsia="Arial" w:hAnsi="Montserrat" w:cs="Arial"/>
                          <w:spacing w:val="1"/>
                          <w:sz w:val="18"/>
                          <w:szCs w:val="18"/>
                        </w:rPr>
                        <w:t>e</w:t>
                      </w:r>
                      <w:r w:rsidRPr="00626BCB">
                        <w:rPr>
                          <w:rFonts w:ascii="Montserrat" w:eastAsia="Arial" w:hAnsi="Montserrat" w:cs="Arial"/>
                          <w:sz w:val="18"/>
                          <w:szCs w:val="18"/>
                        </w:rPr>
                        <w:t>lo</w:t>
                      </w:r>
                      <w:r w:rsidRPr="00626BCB">
                        <w:rPr>
                          <w:rFonts w:ascii="Montserrat" w:eastAsia="Arial" w:hAnsi="Montserrat" w:cs="Arial"/>
                          <w:spacing w:val="-1"/>
                          <w:sz w:val="18"/>
                          <w:szCs w:val="18"/>
                        </w:rPr>
                        <w:t>p</w:t>
                      </w:r>
                      <w:r w:rsidRPr="00626BCB">
                        <w:rPr>
                          <w:rFonts w:ascii="Montserrat" w:eastAsia="Arial" w:hAnsi="Montserrat" w:cs="Arial"/>
                          <w:spacing w:val="1"/>
                          <w:sz w:val="18"/>
                          <w:szCs w:val="18"/>
                        </w:rPr>
                        <w:t>p</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me</w:t>
                      </w:r>
                      <w:r w:rsidRPr="00626BCB">
                        <w:rPr>
                          <w:rFonts w:ascii="Montserrat" w:eastAsia="Arial" w:hAnsi="Montserrat" w:cs="Arial"/>
                          <w:spacing w:val="-1"/>
                          <w:sz w:val="18"/>
                          <w:szCs w:val="18"/>
                        </w:rPr>
                        <w:t>n</w:t>
                      </w:r>
                      <w:r w:rsidRPr="00626BCB">
                        <w:rPr>
                          <w:rFonts w:ascii="Montserrat" w:eastAsia="Arial" w:hAnsi="Montserrat" w:cs="Arial"/>
                          <w:sz w:val="18"/>
                          <w:szCs w:val="18"/>
                        </w:rPr>
                        <w:t>t</w:t>
                      </w:r>
                      <w:r w:rsidRPr="00626BCB">
                        <w:rPr>
                          <w:rFonts w:ascii="Montserrat" w:eastAsia="Arial" w:hAnsi="Montserrat" w:cs="Arial"/>
                          <w:spacing w:val="7"/>
                          <w:sz w:val="18"/>
                          <w:szCs w:val="18"/>
                        </w:rPr>
                        <w:t>.</w:t>
                      </w:r>
                    </w:p>
                    <w:p w14:paraId="642FB689" w14:textId="77777777" w:rsidR="00F319FF" w:rsidRPr="00626BCB" w:rsidRDefault="00F319FF" w:rsidP="00D05C04">
                      <w:pPr>
                        <w:pStyle w:val="Paragraphedeliste"/>
                        <w:numPr>
                          <w:ilvl w:val="0"/>
                          <w:numId w:val="18"/>
                        </w:numPr>
                        <w:tabs>
                          <w:tab w:val="left" w:pos="820"/>
                        </w:tabs>
                        <w:spacing w:after="0"/>
                        <w:ind w:right="74"/>
                        <w:jc w:val="both"/>
                        <w:rPr>
                          <w:rFonts w:ascii="Montserrat" w:eastAsia="Arial" w:hAnsi="Montserrat" w:cs="Arial"/>
                          <w:sz w:val="18"/>
                          <w:szCs w:val="18"/>
                        </w:rPr>
                      </w:pPr>
                      <w:r w:rsidRPr="00626BCB">
                        <w:rPr>
                          <w:rFonts w:ascii="Montserrat" w:eastAsia="Arial" w:hAnsi="Montserrat" w:cs="Arial"/>
                          <w:spacing w:val="-3"/>
                          <w:sz w:val="18"/>
                          <w:szCs w:val="18"/>
                        </w:rPr>
                        <w:t>Le</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be</w:t>
                      </w:r>
                      <w:r w:rsidRPr="00626BCB">
                        <w:rPr>
                          <w:rFonts w:ascii="Montserrat" w:eastAsia="Arial" w:hAnsi="Montserrat" w:cs="Arial"/>
                          <w:sz w:val="18"/>
                          <w:szCs w:val="18"/>
                        </w:rPr>
                        <w:t>s</w:t>
                      </w:r>
                      <w:r w:rsidRPr="00626BCB">
                        <w:rPr>
                          <w:rFonts w:ascii="Montserrat" w:eastAsia="Arial" w:hAnsi="Montserrat" w:cs="Arial"/>
                          <w:spacing w:val="1"/>
                          <w:sz w:val="18"/>
                          <w:szCs w:val="18"/>
                        </w:rPr>
                        <w:t>o</w:t>
                      </w:r>
                      <w:r w:rsidRPr="00626BCB">
                        <w:rPr>
                          <w:rFonts w:ascii="Montserrat" w:eastAsia="Arial" w:hAnsi="Montserrat" w:cs="Arial"/>
                          <w:spacing w:val="-3"/>
                          <w:sz w:val="18"/>
                          <w:szCs w:val="18"/>
                        </w:rPr>
                        <w:t>i</w:t>
                      </w:r>
                      <w:r w:rsidRPr="00626BCB">
                        <w:rPr>
                          <w:rFonts w:ascii="Montserrat" w:eastAsia="Arial" w:hAnsi="Montserrat" w:cs="Arial"/>
                          <w:sz w:val="18"/>
                          <w:szCs w:val="18"/>
                        </w:rPr>
                        <w:t>n</w:t>
                      </w:r>
                      <w:r w:rsidRPr="00626BCB">
                        <w:rPr>
                          <w:rFonts w:ascii="Montserrat" w:eastAsia="Arial" w:hAnsi="Montserrat" w:cs="Arial"/>
                          <w:spacing w:val="49"/>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w:t>
                      </w:r>
                      <w:r w:rsidRPr="00626BCB">
                        <w:rPr>
                          <w:rFonts w:ascii="Montserrat" w:eastAsia="Arial" w:hAnsi="Montserrat" w:cs="Arial"/>
                          <w:spacing w:val="-2"/>
                          <w:sz w:val="18"/>
                          <w:szCs w:val="18"/>
                        </w:rPr>
                        <w:t>a</w:t>
                      </w:r>
                      <w:r w:rsidRPr="00626BCB">
                        <w:rPr>
                          <w:rFonts w:ascii="Montserrat" w:eastAsia="Arial" w:hAnsi="Montserrat" w:cs="Arial"/>
                          <w:spacing w:val="1"/>
                          <w:sz w:val="18"/>
                          <w:szCs w:val="18"/>
                        </w:rPr>
                        <w:t>pp</w:t>
                      </w:r>
                      <w:r w:rsidRPr="00626BCB">
                        <w:rPr>
                          <w:rFonts w:ascii="Montserrat" w:eastAsia="Arial" w:hAnsi="Montserrat" w:cs="Arial"/>
                          <w:sz w:val="18"/>
                          <w:szCs w:val="18"/>
                        </w:rPr>
                        <w:t>r</w:t>
                      </w:r>
                      <w:r w:rsidRPr="00626BCB">
                        <w:rPr>
                          <w:rFonts w:ascii="Montserrat" w:eastAsia="Arial" w:hAnsi="Montserrat" w:cs="Arial"/>
                          <w:spacing w:val="-2"/>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tiss</w:t>
                      </w:r>
                      <w:r w:rsidRPr="00626BCB">
                        <w:rPr>
                          <w:rFonts w:ascii="Montserrat" w:eastAsia="Arial" w:hAnsi="Montserrat" w:cs="Arial"/>
                          <w:spacing w:val="1"/>
                          <w:sz w:val="18"/>
                          <w:szCs w:val="18"/>
                        </w:rPr>
                        <w:t>a</w:t>
                      </w:r>
                      <w:r w:rsidRPr="00626BCB">
                        <w:rPr>
                          <w:rFonts w:ascii="Montserrat" w:eastAsia="Arial" w:hAnsi="Montserrat" w:cs="Arial"/>
                          <w:spacing w:val="-1"/>
                          <w:sz w:val="18"/>
                          <w:szCs w:val="18"/>
                        </w:rPr>
                        <w:t>g</w:t>
                      </w:r>
                      <w:r w:rsidRPr="00626BCB">
                        <w:rPr>
                          <w:rFonts w:ascii="Montserrat" w:eastAsia="Arial" w:hAnsi="Montserrat" w:cs="Arial"/>
                          <w:sz w:val="18"/>
                          <w:szCs w:val="18"/>
                        </w:rPr>
                        <w:t>e</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o</w:t>
                      </w:r>
                      <w:r w:rsidRPr="00626BCB">
                        <w:rPr>
                          <w:rFonts w:ascii="Montserrat" w:eastAsia="Arial" w:hAnsi="Montserrat" w:cs="Arial"/>
                          <w:sz w:val="18"/>
                          <w:szCs w:val="18"/>
                        </w:rPr>
                        <w:t>u</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e</w:t>
                      </w:r>
                      <w:r w:rsidRPr="00626BCB">
                        <w:rPr>
                          <w:rFonts w:ascii="Montserrat" w:eastAsia="Arial" w:hAnsi="Montserrat" w:cs="Arial"/>
                          <w:spacing w:val="47"/>
                          <w:sz w:val="18"/>
                          <w:szCs w:val="18"/>
                        </w:rPr>
                        <w:t xml:space="preserve"> </w:t>
                      </w:r>
                      <w:r w:rsidRPr="00626BCB">
                        <w:rPr>
                          <w:rFonts w:ascii="Montserrat" w:eastAsia="Arial" w:hAnsi="Montserrat" w:cs="Arial"/>
                          <w:sz w:val="18"/>
                          <w:szCs w:val="18"/>
                        </w:rPr>
                        <w:t>rév</w:t>
                      </w:r>
                      <w:r w:rsidRPr="00626BCB">
                        <w:rPr>
                          <w:rFonts w:ascii="Montserrat" w:eastAsia="Arial" w:hAnsi="Montserrat" w:cs="Arial"/>
                          <w:spacing w:val="1"/>
                          <w:sz w:val="18"/>
                          <w:szCs w:val="18"/>
                        </w:rPr>
                        <w:t>é</w:t>
                      </w:r>
                      <w:r w:rsidRPr="00626BCB">
                        <w:rPr>
                          <w:rFonts w:ascii="Montserrat" w:eastAsia="Arial" w:hAnsi="Montserrat" w:cs="Arial"/>
                          <w:sz w:val="18"/>
                          <w:szCs w:val="18"/>
                        </w:rPr>
                        <w:t>la</w:t>
                      </w:r>
                      <w:r w:rsidRPr="00626BCB">
                        <w:rPr>
                          <w:rFonts w:ascii="Montserrat" w:eastAsia="Arial" w:hAnsi="Montserrat" w:cs="Arial"/>
                          <w:spacing w:val="1"/>
                          <w:sz w:val="18"/>
                          <w:szCs w:val="18"/>
                        </w:rPr>
                        <w:t>t</w:t>
                      </w:r>
                      <w:r w:rsidRPr="00626BCB">
                        <w:rPr>
                          <w:rFonts w:ascii="Montserrat" w:eastAsia="Arial" w:hAnsi="Montserrat" w:cs="Arial"/>
                          <w:sz w:val="18"/>
                          <w:szCs w:val="18"/>
                        </w:rPr>
                        <w:t>i</w:t>
                      </w:r>
                      <w:r w:rsidRPr="00626BCB">
                        <w:rPr>
                          <w:rFonts w:ascii="Montserrat" w:eastAsia="Arial" w:hAnsi="Montserrat" w:cs="Arial"/>
                          <w:spacing w:val="-2"/>
                          <w:sz w:val="18"/>
                          <w:szCs w:val="18"/>
                        </w:rPr>
                        <w:t>o</w:t>
                      </w:r>
                      <w:r w:rsidRPr="00626BCB">
                        <w:rPr>
                          <w:rFonts w:ascii="Montserrat" w:eastAsia="Arial" w:hAnsi="Montserrat" w:cs="Arial"/>
                          <w:sz w:val="18"/>
                          <w:szCs w:val="18"/>
                        </w:rPr>
                        <w:t>n</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de</w:t>
                      </w:r>
                      <w:r w:rsidRPr="00626BCB">
                        <w:rPr>
                          <w:rFonts w:ascii="Montserrat" w:eastAsia="Arial" w:hAnsi="Montserrat" w:cs="Arial"/>
                          <w:sz w:val="18"/>
                          <w:szCs w:val="18"/>
                        </w:rPr>
                        <w:t>s</w:t>
                      </w:r>
                      <w:r w:rsidRPr="00626BCB">
                        <w:rPr>
                          <w:rFonts w:ascii="Montserrat" w:eastAsia="Arial" w:hAnsi="Montserrat" w:cs="Arial"/>
                          <w:spacing w:val="43"/>
                          <w:sz w:val="18"/>
                          <w:szCs w:val="18"/>
                        </w:rPr>
                        <w:t xml:space="preserve"> </w:t>
                      </w:r>
                      <w:r w:rsidRPr="00626BCB">
                        <w:rPr>
                          <w:rFonts w:ascii="Montserrat" w:eastAsia="Arial" w:hAnsi="Montserrat" w:cs="Arial"/>
                          <w:spacing w:val="1"/>
                          <w:sz w:val="18"/>
                          <w:szCs w:val="18"/>
                        </w:rPr>
                        <w:t>po</w:t>
                      </w:r>
                      <w:r w:rsidRPr="00626BCB">
                        <w:rPr>
                          <w:rFonts w:ascii="Montserrat" w:eastAsia="Arial" w:hAnsi="Montserrat" w:cs="Arial"/>
                          <w:sz w:val="18"/>
                          <w:szCs w:val="18"/>
                        </w:rPr>
                        <w:t>t</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ti</w:t>
                      </w:r>
                      <w:r w:rsidRPr="00626BCB">
                        <w:rPr>
                          <w:rFonts w:ascii="Montserrat" w:eastAsia="Arial" w:hAnsi="Montserrat" w:cs="Arial"/>
                          <w:spacing w:val="1"/>
                          <w:sz w:val="18"/>
                          <w:szCs w:val="18"/>
                        </w:rPr>
                        <w:t>a</w:t>
                      </w:r>
                      <w:r w:rsidRPr="00626BCB">
                        <w:rPr>
                          <w:rFonts w:ascii="Montserrat" w:eastAsia="Arial" w:hAnsi="Montserrat" w:cs="Arial"/>
                          <w:sz w:val="18"/>
                          <w:szCs w:val="18"/>
                        </w:rPr>
                        <w:t>l</w:t>
                      </w:r>
                      <w:r w:rsidRPr="00626BCB">
                        <w:rPr>
                          <w:rFonts w:ascii="Montserrat" w:eastAsia="Arial" w:hAnsi="Montserrat" w:cs="Arial"/>
                          <w:spacing w:val="-1"/>
                          <w:sz w:val="18"/>
                          <w:szCs w:val="18"/>
                        </w:rPr>
                        <w:t>i</w:t>
                      </w:r>
                      <w:r w:rsidRPr="00626BCB">
                        <w:rPr>
                          <w:rFonts w:ascii="Montserrat" w:eastAsia="Arial" w:hAnsi="Montserrat" w:cs="Arial"/>
                          <w:sz w:val="18"/>
                          <w:szCs w:val="18"/>
                        </w:rPr>
                        <w:t>t</w:t>
                      </w:r>
                      <w:r w:rsidRPr="00626BCB">
                        <w:rPr>
                          <w:rFonts w:ascii="Montserrat" w:eastAsia="Arial" w:hAnsi="Montserrat" w:cs="Arial"/>
                          <w:spacing w:val="1"/>
                          <w:sz w:val="18"/>
                          <w:szCs w:val="18"/>
                        </w:rPr>
                        <w:t>é</w:t>
                      </w:r>
                      <w:r w:rsidRPr="00626BCB">
                        <w:rPr>
                          <w:rFonts w:ascii="Montserrat" w:eastAsia="Arial" w:hAnsi="Montserrat" w:cs="Arial"/>
                          <w:sz w:val="18"/>
                          <w:szCs w:val="18"/>
                        </w:rPr>
                        <w:t>s</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pacing w:val="1"/>
                          <w:sz w:val="18"/>
                          <w:szCs w:val="18"/>
                        </w:rPr>
                        <w:t>e</w:t>
                      </w:r>
                      <w:r w:rsidRPr="00626BCB">
                        <w:rPr>
                          <w:rFonts w:ascii="Montserrat" w:eastAsia="Arial" w:hAnsi="Montserrat" w:cs="Arial"/>
                          <w:sz w:val="18"/>
                          <w:szCs w:val="18"/>
                        </w:rPr>
                        <w:t>s je</w:t>
                      </w:r>
                      <w:r w:rsidRPr="00626BCB">
                        <w:rPr>
                          <w:rFonts w:ascii="Montserrat" w:eastAsia="Arial" w:hAnsi="Montserrat" w:cs="Arial"/>
                          <w:spacing w:val="1"/>
                          <w:sz w:val="18"/>
                          <w:szCs w:val="18"/>
                        </w:rPr>
                        <w:t>une</w:t>
                      </w:r>
                      <w:r w:rsidRPr="00626BCB">
                        <w:rPr>
                          <w:rFonts w:ascii="Montserrat" w:eastAsia="Arial" w:hAnsi="Montserrat" w:cs="Arial"/>
                          <w:sz w:val="18"/>
                          <w:szCs w:val="18"/>
                        </w:rPr>
                        <w:t>s</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ipl</w:t>
                      </w:r>
                      <w:r w:rsidRPr="00626BCB">
                        <w:rPr>
                          <w:rFonts w:ascii="Montserrat" w:eastAsia="Arial" w:hAnsi="Montserrat" w:cs="Arial"/>
                          <w:spacing w:val="-1"/>
                          <w:sz w:val="18"/>
                          <w:szCs w:val="18"/>
                        </w:rPr>
                        <w:t>ô</w:t>
                      </w:r>
                      <w:r w:rsidRPr="00626BCB">
                        <w:rPr>
                          <w:rFonts w:ascii="Montserrat" w:eastAsia="Arial" w:hAnsi="Montserrat" w:cs="Arial"/>
                          <w:spacing w:val="1"/>
                          <w:sz w:val="18"/>
                          <w:szCs w:val="18"/>
                        </w:rPr>
                        <w:t>mé</w:t>
                      </w:r>
                      <w:r w:rsidRPr="00626BCB">
                        <w:rPr>
                          <w:rFonts w:ascii="Montserrat" w:eastAsia="Arial" w:hAnsi="Montserrat" w:cs="Arial"/>
                          <w:sz w:val="18"/>
                          <w:szCs w:val="18"/>
                        </w:rPr>
                        <w:t>s</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au</w:t>
                      </w:r>
                      <w:r w:rsidRPr="00626BCB">
                        <w:rPr>
                          <w:rFonts w:ascii="Montserrat" w:eastAsia="Arial" w:hAnsi="Montserrat" w:cs="Arial"/>
                          <w:sz w:val="18"/>
                          <w:szCs w:val="18"/>
                        </w:rPr>
                        <w:t>x</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tre</w:t>
                      </w:r>
                      <w:r w:rsidRPr="00626BCB">
                        <w:rPr>
                          <w:rFonts w:ascii="Montserrat" w:eastAsia="Arial" w:hAnsi="Montserrat" w:cs="Arial"/>
                          <w:spacing w:val="1"/>
                          <w:sz w:val="18"/>
                          <w:szCs w:val="18"/>
                        </w:rPr>
                        <w:t>p</w:t>
                      </w:r>
                      <w:r w:rsidRPr="00626BCB">
                        <w:rPr>
                          <w:rFonts w:ascii="Montserrat" w:eastAsia="Arial" w:hAnsi="Montserrat" w:cs="Arial"/>
                          <w:sz w:val="18"/>
                          <w:szCs w:val="18"/>
                        </w:rPr>
                        <w:t>r</w:t>
                      </w:r>
                      <w:r w:rsidRPr="00626BCB">
                        <w:rPr>
                          <w:rFonts w:ascii="Montserrat" w:eastAsia="Arial" w:hAnsi="Montserrat" w:cs="Arial"/>
                          <w:spacing w:val="-1"/>
                          <w:sz w:val="18"/>
                          <w:szCs w:val="18"/>
                        </w:rPr>
                        <w:t>i</w:t>
                      </w:r>
                      <w:r w:rsidRPr="00626BCB">
                        <w:rPr>
                          <w:rFonts w:ascii="Montserrat" w:eastAsia="Arial" w:hAnsi="Montserrat" w:cs="Arial"/>
                          <w:sz w:val="18"/>
                          <w:szCs w:val="18"/>
                        </w:rPr>
                        <w:t>s</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p>
                  </w:txbxContent>
                </v:textbox>
              </v:shape>
            </w:pict>
          </mc:Fallback>
        </mc:AlternateContent>
      </w:r>
      <w:r>
        <w:rPr>
          <w:rFonts w:ascii="Montserrat" w:eastAsia="Arial" w:hAnsi="Montserrat" w:cs="Arial"/>
          <w:noProof/>
        </w:rPr>
        <w:drawing>
          <wp:inline distT="0" distB="0" distL="0" distR="0" wp14:anchorId="46E28B5D" wp14:editId="7C0938A9">
            <wp:extent cx="5224780" cy="1749425"/>
            <wp:effectExtent l="0" t="0" r="0" b="3175"/>
            <wp:docPr id="170695244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4780" cy="1749425"/>
                    </a:xfrm>
                    <a:prstGeom prst="rect">
                      <a:avLst/>
                    </a:prstGeom>
                    <a:noFill/>
                  </pic:spPr>
                </pic:pic>
              </a:graphicData>
            </a:graphic>
          </wp:inline>
        </w:drawing>
      </w:r>
    </w:p>
    <w:p w14:paraId="37C9A73E" w14:textId="77777777" w:rsidR="00F319FF" w:rsidRDefault="00F319FF" w:rsidP="00F319FF">
      <w:pPr>
        <w:ind w:left="116" w:right="67"/>
        <w:jc w:val="both"/>
        <w:rPr>
          <w:rFonts w:ascii="Montserrat" w:eastAsia="Arial" w:hAnsi="Montserrat" w:cs="Arial"/>
        </w:rPr>
      </w:pPr>
    </w:p>
    <w:p w14:paraId="4E21C5EC" w14:textId="77777777" w:rsidR="00F319FF" w:rsidRDefault="00F319FF" w:rsidP="00F319FF">
      <w:pPr>
        <w:ind w:left="116" w:right="67"/>
        <w:jc w:val="both"/>
        <w:rPr>
          <w:rFonts w:ascii="Montserrat" w:eastAsia="Arial" w:hAnsi="Montserrat" w:cs="Arial"/>
        </w:rPr>
      </w:pPr>
    </w:p>
    <w:p w14:paraId="00B2C4C2" w14:textId="77777777" w:rsidR="00F319FF" w:rsidRDefault="00F319FF" w:rsidP="00F319FF">
      <w:pPr>
        <w:spacing w:before="18"/>
        <w:ind w:right="1306"/>
        <w:jc w:val="both"/>
        <w:rPr>
          <w:rFonts w:ascii="Montserrat" w:eastAsia="Arial" w:hAnsi="Montserrat" w:cs="Arial"/>
        </w:rPr>
      </w:pPr>
    </w:p>
    <w:p w14:paraId="6532E7AB" w14:textId="77777777" w:rsidR="00F319FF" w:rsidRDefault="00F319FF" w:rsidP="00F319FF">
      <w:pPr>
        <w:spacing w:before="18" w:after="0"/>
        <w:ind w:right="1306"/>
        <w:jc w:val="both"/>
        <w:rPr>
          <w:rFonts w:ascii="Montserrat" w:eastAsia="Arial" w:hAnsi="Montserrat" w:cs="Arial"/>
          <w:b/>
          <w:bCs/>
          <w:spacing w:val="1"/>
        </w:rPr>
      </w:pPr>
    </w:p>
    <w:p w14:paraId="6CEE76DE" w14:textId="77777777" w:rsidR="00F319FF" w:rsidRPr="00622D1C" w:rsidRDefault="00F319FF" w:rsidP="00F319FF">
      <w:pPr>
        <w:spacing w:before="18" w:after="0"/>
        <w:ind w:right="1306"/>
        <w:jc w:val="both"/>
        <w:rPr>
          <w:rFonts w:ascii="Montserrat" w:eastAsia="Arial" w:hAnsi="Montserrat" w:cs="Arial"/>
        </w:rPr>
      </w:pPr>
      <w:r w:rsidRPr="00BC116C">
        <w:rPr>
          <w:rFonts w:ascii="Montserrat" w:eastAsia="Arial" w:hAnsi="Montserrat" w:cs="Arial"/>
          <w:b/>
          <w:bCs/>
          <w:spacing w:val="1"/>
        </w:rPr>
        <w:lastRenderedPageBreak/>
        <w:t>Le</w:t>
      </w:r>
      <w:r w:rsidRPr="00BC116C">
        <w:rPr>
          <w:rFonts w:ascii="Montserrat" w:eastAsia="Arial" w:hAnsi="Montserrat" w:cs="Arial"/>
          <w:b/>
          <w:bCs/>
        </w:rPr>
        <w:t xml:space="preserve">s </w:t>
      </w:r>
      <w:r w:rsidRPr="00BC116C">
        <w:rPr>
          <w:rFonts w:ascii="Montserrat" w:eastAsia="Arial" w:hAnsi="Montserrat" w:cs="Arial"/>
          <w:b/>
          <w:bCs/>
          <w:spacing w:val="-1"/>
        </w:rPr>
        <w:t>b</w:t>
      </w:r>
      <w:r w:rsidRPr="00BC116C">
        <w:rPr>
          <w:rFonts w:ascii="Montserrat" w:eastAsia="Arial" w:hAnsi="Montserrat" w:cs="Arial"/>
          <w:b/>
          <w:bCs/>
          <w:spacing w:val="1"/>
        </w:rPr>
        <w:t>én</w:t>
      </w:r>
      <w:r w:rsidRPr="00BC116C">
        <w:rPr>
          <w:rFonts w:ascii="Montserrat" w:eastAsia="Arial" w:hAnsi="Montserrat" w:cs="Arial"/>
          <w:b/>
          <w:bCs/>
          <w:spacing w:val="-1"/>
        </w:rPr>
        <w:t>é</w:t>
      </w:r>
      <w:r w:rsidRPr="00BC116C">
        <w:rPr>
          <w:rFonts w:ascii="Montserrat" w:eastAsia="Arial" w:hAnsi="Montserrat" w:cs="Arial"/>
          <w:b/>
          <w:bCs/>
        </w:rPr>
        <w:t>ficiai</w:t>
      </w:r>
      <w:r w:rsidRPr="00BC116C">
        <w:rPr>
          <w:rFonts w:ascii="Montserrat" w:eastAsia="Arial" w:hAnsi="Montserrat" w:cs="Arial"/>
          <w:b/>
          <w:bCs/>
          <w:spacing w:val="-1"/>
        </w:rPr>
        <w:t>r</w:t>
      </w:r>
      <w:r w:rsidRPr="00BC116C">
        <w:rPr>
          <w:rFonts w:ascii="Montserrat" w:eastAsia="Arial" w:hAnsi="Montserrat" w:cs="Arial"/>
          <w:b/>
          <w:bCs/>
          <w:spacing w:val="1"/>
        </w:rPr>
        <w:t>e</w:t>
      </w:r>
      <w:r w:rsidRPr="00BC116C">
        <w:rPr>
          <w:rFonts w:ascii="Montserrat" w:eastAsia="Arial" w:hAnsi="Montserrat" w:cs="Arial"/>
          <w:b/>
          <w:bCs/>
        </w:rPr>
        <w:t>s</w:t>
      </w:r>
      <w:r w:rsidRPr="005E6C94">
        <w:rPr>
          <w:rFonts w:ascii="Montserrat" w:eastAsia="Arial" w:hAnsi="Montserrat" w:cs="Arial"/>
        </w:rPr>
        <w:t xml:space="preserve"> </w:t>
      </w:r>
      <w:r w:rsidRPr="005E6C94">
        <w:rPr>
          <w:rFonts w:ascii="Montserrat" w:eastAsia="Arial" w:hAnsi="Montserrat" w:cs="Arial"/>
          <w:spacing w:val="1"/>
        </w:rPr>
        <w:t>d</w:t>
      </w:r>
      <w:r w:rsidRPr="005E6C94">
        <w:rPr>
          <w:rFonts w:ascii="Montserrat" w:eastAsia="Arial" w:hAnsi="Montserrat" w:cs="Arial"/>
        </w:rPr>
        <w:t>u</w:t>
      </w:r>
      <w:r w:rsidRPr="005E6C94">
        <w:rPr>
          <w:rFonts w:ascii="Montserrat" w:eastAsia="Arial" w:hAnsi="Montserrat" w:cs="Arial"/>
          <w:spacing w:val="-1"/>
        </w:rPr>
        <w:t xml:space="preserve"> </w:t>
      </w:r>
      <w:r w:rsidRPr="005E6C94">
        <w:rPr>
          <w:rFonts w:ascii="Montserrat" w:eastAsia="Arial" w:hAnsi="Montserrat" w:cs="Arial"/>
          <w:spacing w:val="1"/>
        </w:rPr>
        <w:t>P</w:t>
      </w:r>
      <w:r w:rsidRPr="005E6C94">
        <w:rPr>
          <w:rFonts w:ascii="Montserrat" w:eastAsia="Arial" w:hAnsi="Montserrat" w:cs="Arial"/>
          <w:spacing w:val="-3"/>
        </w:rPr>
        <w:t>r</w:t>
      </w:r>
      <w:r w:rsidRPr="005E6C94">
        <w:rPr>
          <w:rFonts w:ascii="Montserrat" w:eastAsia="Arial" w:hAnsi="Montserrat" w:cs="Arial"/>
          <w:spacing w:val="1"/>
        </w:rPr>
        <w:t>o</w:t>
      </w:r>
      <w:r w:rsidRPr="005E6C94">
        <w:rPr>
          <w:rFonts w:ascii="Montserrat" w:eastAsia="Arial" w:hAnsi="Montserrat" w:cs="Arial"/>
          <w:spacing w:val="3"/>
        </w:rPr>
        <w:t>g</w:t>
      </w:r>
      <w:r w:rsidRPr="005E6C94">
        <w:rPr>
          <w:rFonts w:ascii="Montserrat" w:eastAsia="Arial" w:hAnsi="Montserrat" w:cs="Arial"/>
        </w:rPr>
        <w:t>r</w:t>
      </w:r>
      <w:r w:rsidRPr="005E6C94">
        <w:rPr>
          <w:rFonts w:ascii="Montserrat" w:eastAsia="Arial" w:hAnsi="Montserrat" w:cs="Arial"/>
          <w:spacing w:val="-2"/>
        </w:rPr>
        <w:t>a</w:t>
      </w:r>
      <w:r w:rsidRPr="005E6C94">
        <w:rPr>
          <w:rFonts w:ascii="Montserrat" w:eastAsia="Arial" w:hAnsi="Montserrat" w:cs="Arial"/>
          <w:spacing w:val="1"/>
        </w:rPr>
        <w:t>m</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1"/>
        </w:rPr>
        <w:t xml:space="preserve"> S</w:t>
      </w:r>
      <w:r w:rsidRPr="005E6C94">
        <w:rPr>
          <w:rFonts w:ascii="Montserrat" w:eastAsia="Arial" w:hAnsi="Montserrat" w:cs="Arial"/>
          <w:spacing w:val="-1"/>
        </w:rPr>
        <w:t>p</w:t>
      </w:r>
      <w:r w:rsidRPr="005E6C94">
        <w:rPr>
          <w:rFonts w:ascii="Montserrat" w:eastAsia="Arial" w:hAnsi="Montserrat" w:cs="Arial"/>
          <w:spacing w:val="1"/>
        </w:rPr>
        <w:t>é</w:t>
      </w:r>
      <w:r w:rsidRPr="005E6C94">
        <w:rPr>
          <w:rFonts w:ascii="Montserrat" w:eastAsia="Arial" w:hAnsi="Montserrat" w:cs="Arial"/>
        </w:rPr>
        <w:t xml:space="preserve">cial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2"/>
        </w:rPr>
        <w:t>I</w:t>
      </w:r>
      <w:r w:rsidRPr="005E6C94">
        <w:rPr>
          <w:rFonts w:ascii="Montserrat" w:eastAsia="Arial" w:hAnsi="Montserrat" w:cs="Arial"/>
          <w:spacing w:val="1"/>
        </w:rPr>
        <w:t>n</w:t>
      </w:r>
      <w:r w:rsidRPr="005E6C94">
        <w:rPr>
          <w:rFonts w:ascii="Montserrat" w:eastAsia="Arial" w:hAnsi="Montserrat" w:cs="Arial"/>
          <w:spacing w:val="-2"/>
        </w:rPr>
        <w:t>s</w:t>
      </w:r>
      <w:r w:rsidRPr="005E6C94">
        <w:rPr>
          <w:rFonts w:ascii="Montserrat" w:eastAsia="Arial" w:hAnsi="Montserrat" w:cs="Arial"/>
          <w:spacing w:val="1"/>
        </w:rPr>
        <w:t>e</w:t>
      </w:r>
      <w:r w:rsidRPr="005E6C94">
        <w:rPr>
          <w:rFonts w:ascii="Montserrat" w:eastAsia="Arial" w:hAnsi="Montserrat" w:cs="Arial"/>
        </w:rPr>
        <w:t>rt</w:t>
      </w:r>
      <w:r w:rsidRPr="005E6C94">
        <w:rPr>
          <w:rFonts w:ascii="Montserrat" w:eastAsia="Arial" w:hAnsi="Montserrat" w:cs="Arial"/>
          <w:spacing w:val="-1"/>
        </w:rPr>
        <w:t>i</w:t>
      </w:r>
      <w:r w:rsidRPr="005E6C94">
        <w:rPr>
          <w:rFonts w:ascii="Montserrat" w:eastAsia="Arial" w:hAnsi="Montserrat" w:cs="Arial"/>
          <w:spacing w:val="1"/>
        </w:rPr>
        <w:t>o</w:t>
      </w:r>
      <w:r w:rsidRPr="005E6C94">
        <w:rPr>
          <w:rFonts w:ascii="Montserrat" w:eastAsia="Arial" w:hAnsi="Montserrat" w:cs="Arial"/>
        </w:rPr>
        <w:t>n</w:t>
      </w:r>
      <w:r w:rsidRPr="005E6C94">
        <w:rPr>
          <w:rFonts w:ascii="Montserrat" w:eastAsia="Arial" w:hAnsi="Montserrat" w:cs="Arial"/>
          <w:spacing w:val="1"/>
        </w:rPr>
        <w:t xml:space="preserve"> </w:t>
      </w:r>
      <w:r w:rsidRPr="005E6C94">
        <w:rPr>
          <w:rFonts w:ascii="Montserrat" w:eastAsia="Arial" w:hAnsi="Montserrat" w:cs="Arial"/>
          <w:spacing w:val="-1"/>
        </w:rPr>
        <w:t>d</w:t>
      </w:r>
      <w:r w:rsidRPr="005E6C94">
        <w:rPr>
          <w:rFonts w:ascii="Montserrat" w:eastAsia="Arial" w:hAnsi="Montserrat" w:cs="Arial"/>
          <w:spacing w:val="1"/>
        </w:rPr>
        <w:t>an</w:t>
      </w:r>
      <w:r w:rsidRPr="005E6C94">
        <w:rPr>
          <w:rFonts w:ascii="Montserrat" w:eastAsia="Arial" w:hAnsi="Montserrat" w:cs="Arial"/>
        </w:rPr>
        <w:t>s l’</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loi (</w:t>
      </w:r>
      <w:r w:rsidRPr="005E6C94">
        <w:rPr>
          <w:rFonts w:ascii="Montserrat" w:eastAsia="Arial" w:hAnsi="Montserrat" w:cs="Arial"/>
          <w:spacing w:val="-2"/>
        </w:rPr>
        <w:t>P</w:t>
      </w:r>
      <w:r w:rsidRPr="005E6C94">
        <w:rPr>
          <w:rFonts w:ascii="Montserrat" w:eastAsia="Arial" w:hAnsi="Montserrat" w:cs="Arial"/>
        </w:rPr>
        <w:t>SI</w:t>
      </w:r>
      <w:r w:rsidRPr="005E6C94">
        <w:rPr>
          <w:rFonts w:ascii="Montserrat" w:eastAsia="Arial" w:hAnsi="Montserrat" w:cs="Arial"/>
          <w:spacing w:val="1"/>
        </w:rPr>
        <w:t>E</w:t>
      </w:r>
      <w:r w:rsidRPr="005E6C94">
        <w:rPr>
          <w:rFonts w:ascii="Montserrat" w:eastAsia="Arial" w:hAnsi="Montserrat" w:cs="Arial"/>
        </w:rPr>
        <w:t>) so</w:t>
      </w:r>
      <w:r w:rsidRPr="005E6C94">
        <w:rPr>
          <w:rFonts w:ascii="Montserrat" w:eastAsia="Arial" w:hAnsi="Montserrat" w:cs="Arial"/>
          <w:spacing w:val="-1"/>
        </w:rPr>
        <w:t>n</w:t>
      </w:r>
      <w:r w:rsidRPr="005E6C94">
        <w:rPr>
          <w:rFonts w:ascii="Montserrat" w:eastAsia="Arial" w:hAnsi="Montserrat" w:cs="Arial"/>
        </w:rPr>
        <w:t>t</w:t>
      </w:r>
      <w:r w:rsidRPr="005E6C94">
        <w:rPr>
          <w:rFonts w:ascii="Montserrat" w:eastAsia="Arial" w:hAnsi="Montserrat" w:cs="Arial"/>
          <w:spacing w:val="6"/>
        </w:rPr>
        <w:t xml:space="preserve"> </w:t>
      </w:r>
      <w:r w:rsidRPr="005E6C94">
        <w:rPr>
          <w:rFonts w:ascii="Montserrat" w:eastAsia="Arial" w:hAnsi="Montserrat" w:cs="Arial"/>
        </w:rPr>
        <w:t>:</w:t>
      </w:r>
    </w:p>
    <w:p w14:paraId="13530F99" w14:textId="77777777" w:rsidR="00F319FF" w:rsidRPr="00622D1C" w:rsidRDefault="00F319FF" w:rsidP="00F319FF">
      <w:pPr>
        <w:spacing w:after="0"/>
        <w:ind w:left="474"/>
        <w:rPr>
          <w:rFonts w:ascii="Montserrat" w:eastAsia="Arial" w:hAnsi="Montserrat" w:cs="Arial"/>
        </w:rPr>
      </w:pPr>
      <w:r w:rsidRPr="005E6C94">
        <w:rPr>
          <w:rFonts w:ascii="Montserrat" w:eastAsia="Arial" w:hAnsi="Montserrat" w:cs="Arial"/>
        </w:rPr>
        <w:t xml:space="preserve">-   </w:t>
      </w:r>
      <w:r w:rsidRPr="005E6C94">
        <w:rPr>
          <w:rFonts w:ascii="Montserrat" w:eastAsia="Arial" w:hAnsi="Montserrat" w:cs="Arial"/>
          <w:spacing w:val="9"/>
        </w:rPr>
        <w:t xml:space="preserve"> </w:t>
      </w:r>
      <w:r w:rsidRPr="005E6C94">
        <w:rPr>
          <w:rFonts w:ascii="Montserrat" w:eastAsia="Arial" w:hAnsi="Montserrat" w:cs="Arial"/>
          <w:spacing w:val="1"/>
        </w:rPr>
        <w:t>Le</w:t>
      </w:r>
      <w:r w:rsidRPr="005E6C94">
        <w:rPr>
          <w:rFonts w:ascii="Montserrat" w:eastAsia="Arial" w:hAnsi="Montserrat" w:cs="Arial"/>
        </w:rPr>
        <w:t>s j</w:t>
      </w:r>
      <w:r w:rsidRPr="005E6C94">
        <w:rPr>
          <w:rFonts w:ascii="Montserrat" w:eastAsia="Arial" w:hAnsi="Montserrat" w:cs="Arial"/>
          <w:spacing w:val="-1"/>
        </w:rPr>
        <w:t>e</w:t>
      </w:r>
      <w:r w:rsidRPr="005E6C94">
        <w:rPr>
          <w:rFonts w:ascii="Montserrat" w:eastAsia="Arial" w:hAnsi="Montserrat" w:cs="Arial"/>
          <w:spacing w:val="1"/>
        </w:rPr>
        <w:t>une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d</w:t>
      </w:r>
      <w:r w:rsidRPr="005E6C94">
        <w:rPr>
          <w:rFonts w:ascii="Montserrat" w:eastAsia="Arial" w:hAnsi="Montserrat" w:cs="Arial"/>
        </w:rPr>
        <w:t>ipl</w:t>
      </w:r>
      <w:r w:rsidRPr="005E6C94">
        <w:rPr>
          <w:rFonts w:ascii="Montserrat" w:eastAsia="Arial" w:hAnsi="Montserrat" w:cs="Arial"/>
          <w:spacing w:val="-1"/>
        </w:rPr>
        <w:t>ô</w:t>
      </w:r>
      <w:r w:rsidRPr="005E6C94">
        <w:rPr>
          <w:rFonts w:ascii="Montserrat" w:eastAsia="Arial" w:hAnsi="Montserrat" w:cs="Arial"/>
          <w:spacing w:val="1"/>
        </w:rPr>
        <w:t>mé</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rPr>
        <w:t>n</w:t>
      </w:r>
      <w:r w:rsidRPr="005E6C94">
        <w:rPr>
          <w:rFonts w:ascii="Montserrat" w:eastAsia="Arial" w:hAnsi="Montserrat" w:cs="Arial"/>
          <w:spacing w:val="1"/>
        </w:rPr>
        <w:t xml:space="preserve"> q</w:t>
      </w:r>
      <w:r w:rsidRPr="005E6C94">
        <w:rPr>
          <w:rFonts w:ascii="Montserrat" w:eastAsia="Arial" w:hAnsi="Montserrat" w:cs="Arial"/>
          <w:spacing w:val="-1"/>
        </w:rPr>
        <w:t>u</w:t>
      </w:r>
      <w:r w:rsidRPr="005E6C94">
        <w:rPr>
          <w:rFonts w:ascii="Montserrat" w:eastAsia="Arial" w:hAnsi="Montserrat" w:cs="Arial"/>
          <w:spacing w:val="1"/>
        </w:rPr>
        <w:t>ê</w:t>
      </w:r>
      <w:r w:rsidRPr="005E6C94">
        <w:rPr>
          <w:rFonts w:ascii="Montserrat" w:eastAsia="Arial" w:hAnsi="Montserrat" w:cs="Arial"/>
        </w:rPr>
        <w:t>te</w:t>
      </w:r>
      <w:r w:rsidRPr="005E6C94">
        <w:rPr>
          <w:rFonts w:ascii="Montserrat" w:eastAsia="Arial" w:hAnsi="Montserrat" w:cs="Arial"/>
          <w:spacing w:val="-1"/>
        </w:rPr>
        <w:t xml:space="preserve">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lois</w:t>
      </w:r>
      <w:r w:rsidRPr="005E6C94">
        <w:rPr>
          <w:rFonts w:ascii="Montserrat" w:eastAsia="Arial" w:hAnsi="Montserrat" w:cs="Arial"/>
          <w:spacing w:val="3"/>
        </w:rPr>
        <w:t xml:space="preserve"> </w:t>
      </w:r>
      <w:r w:rsidRPr="005E6C94">
        <w:rPr>
          <w:rFonts w:ascii="Montserrat" w:eastAsia="Arial" w:hAnsi="Montserrat" w:cs="Arial"/>
        </w:rPr>
        <w:t>;</w:t>
      </w:r>
    </w:p>
    <w:p w14:paraId="70D14DE0" w14:textId="3E092A39" w:rsidR="00F319FF" w:rsidRPr="00A24A40" w:rsidRDefault="00F319FF" w:rsidP="00A24A40">
      <w:pPr>
        <w:spacing w:after="0"/>
        <w:ind w:left="474"/>
        <w:rPr>
          <w:rFonts w:ascii="Montserrat" w:eastAsia="Arial" w:hAnsi="Montserrat" w:cs="Arial"/>
        </w:rPr>
      </w:pPr>
      <w:r w:rsidRPr="005E6C94">
        <w:rPr>
          <w:rFonts w:ascii="Montserrat" w:eastAsia="Arial" w:hAnsi="Montserrat" w:cs="Arial"/>
        </w:rPr>
        <w:t xml:space="preserve">-   </w:t>
      </w:r>
      <w:r w:rsidRPr="005E6C94">
        <w:rPr>
          <w:rFonts w:ascii="Montserrat" w:eastAsia="Arial" w:hAnsi="Montserrat" w:cs="Arial"/>
          <w:spacing w:val="9"/>
        </w:rPr>
        <w:t xml:space="preserve"> </w:t>
      </w:r>
      <w:r w:rsidRPr="005E6C94">
        <w:rPr>
          <w:rFonts w:ascii="Montserrat" w:eastAsia="Arial" w:hAnsi="Montserrat" w:cs="Arial"/>
          <w:spacing w:val="1"/>
        </w:rPr>
        <w:t>Le</w:t>
      </w:r>
      <w:r w:rsidRPr="005E6C94">
        <w:rPr>
          <w:rFonts w:ascii="Montserrat" w:eastAsia="Arial" w:hAnsi="Montserrat" w:cs="Arial"/>
        </w:rPr>
        <w:t xml:space="preserve">s </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rPr>
        <w:t>tre</w:t>
      </w:r>
      <w:r w:rsidRPr="005E6C94">
        <w:rPr>
          <w:rFonts w:ascii="Montserrat" w:eastAsia="Arial" w:hAnsi="Montserrat" w:cs="Arial"/>
          <w:spacing w:val="1"/>
        </w:rPr>
        <w:t>p</w:t>
      </w:r>
      <w:r w:rsidRPr="005E6C94">
        <w:rPr>
          <w:rFonts w:ascii="Montserrat" w:eastAsia="Arial" w:hAnsi="Montserrat" w:cs="Arial"/>
        </w:rPr>
        <w:t>r</w:t>
      </w:r>
      <w:r w:rsidRPr="005E6C94">
        <w:rPr>
          <w:rFonts w:ascii="Montserrat" w:eastAsia="Arial" w:hAnsi="Montserrat" w:cs="Arial"/>
          <w:spacing w:val="-1"/>
        </w:rPr>
        <w:t>i</w:t>
      </w:r>
      <w:r w:rsidRPr="005E6C94">
        <w:rPr>
          <w:rFonts w:ascii="Montserrat" w:eastAsia="Arial" w:hAnsi="Montserrat" w:cs="Arial"/>
        </w:rPr>
        <w:t>s</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rPr>
        <w:t>n</w:t>
      </w:r>
      <w:r w:rsidRPr="005E6C94">
        <w:rPr>
          <w:rFonts w:ascii="Montserrat" w:eastAsia="Arial" w:hAnsi="Montserrat" w:cs="Arial"/>
          <w:spacing w:val="-1"/>
        </w:rPr>
        <w:t xml:space="preserve"> </w:t>
      </w:r>
      <w:r w:rsidRPr="005E6C94">
        <w:rPr>
          <w:rFonts w:ascii="Montserrat" w:eastAsia="Arial" w:hAnsi="Montserrat" w:cs="Arial"/>
          <w:spacing w:val="1"/>
        </w:rPr>
        <w:t>q</w:t>
      </w:r>
      <w:r w:rsidRPr="005E6C94">
        <w:rPr>
          <w:rFonts w:ascii="Montserrat" w:eastAsia="Arial" w:hAnsi="Montserrat" w:cs="Arial"/>
          <w:spacing w:val="-1"/>
        </w:rPr>
        <w:t>uê</w:t>
      </w:r>
      <w:r w:rsidRPr="005E6C94">
        <w:rPr>
          <w:rFonts w:ascii="Montserrat" w:eastAsia="Arial" w:hAnsi="Montserrat" w:cs="Arial"/>
        </w:rPr>
        <w:t>te</w:t>
      </w:r>
      <w:r w:rsidRPr="005E6C94">
        <w:rPr>
          <w:rFonts w:ascii="Montserrat" w:eastAsia="Arial" w:hAnsi="Montserrat" w:cs="Arial"/>
          <w:spacing w:val="1"/>
        </w:rPr>
        <w:t xml:space="preserve"> d</w:t>
      </w:r>
      <w:r w:rsidRPr="005E6C94">
        <w:rPr>
          <w:rFonts w:ascii="Montserrat" w:eastAsia="Arial" w:hAnsi="Montserrat" w:cs="Arial"/>
        </w:rPr>
        <w:t>’</w:t>
      </w:r>
      <w:r w:rsidRPr="005E6C94">
        <w:rPr>
          <w:rFonts w:ascii="Montserrat" w:eastAsia="Arial" w:hAnsi="Montserrat" w:cs="Arial"/>
          <w:spacing w:val="-2"/>
        </w:rPr>
        <w:t>a</w:t>
      </w:r>
      <w:r w:rsidRPr="005E6C94">
        <w:rPr>
          <w:rFonts w:ascii="Montserrat" w:eastAsia="Arial" w:hAnsi="Montserrat" w:cs="Arial"/>
          <w:spacing w:val="1"/>
        </w:rPr>
        <w:t>ge</w:t>
      </w:r>
      <w:r w:rsidRPr="005E6C94">
        <w:rPr>
          <w:rFonts w:ascii="Montserrat" w:eastAsia="Arial" w:hAnsi="Montserrat" w:cs="Arial"/>
          <w:spacing w:val="-1"/>
        </w:rPr>
        <w:t>n</w:t>
      </w:r>
      <w:r w:rsidRPr="005E6C94">
        <w:rPr>
          <w:rFonts w:ascii="Montserrat" w:eastAsia="Arial" w:hAnsi="Montserrat" w:cs="Arial"/>
        </w:rPr>
        <w:t>ts</w:t>
      </w:r>
      <w:r w:rsidRPr="005E6C94">
        <w:rPr>
          <w:rFonts w:ascii="Montserrat" w:eastAsia="Arial" w:hAnsi="Montserrat" w:cs="Arial"/>
          <w:spacing w:val="1"/>
        </w:rPr>
        <w:t xml:space="preserve"> </w:t>
      </w:r>
      <w:r w:rsidRPr="005E6C94">
        <w:rPr>
          <w:rFonts w:ascii="Montserrat" w:eastAsia="Arial" w:hAnsi="Montserrat" w:cs="Arial"/>
          <w:spacing w:val="-1"/>
        </w:rPr>
        <w:t>q</w:t>
      </w:r>
      <w:r w:rsidRPr="005E6C94">
        <w:rPr>
          <w:rFonts w:ascii="Montserrat" w:eastAsia="Arial" w:hAnsi="Montserrat" w:cs="Arial"/>
          <w:spacing w:val="1"/>
        </w:rPr>
        <w:t>ua</w:t>
      </w:r>
      <w:r w:rsidRPr="005E6C94">
        <w:rPr>
          <w:rFonts w:ascii="Montserrat" w:eastAsia="Arial" w:hAnsi="Montserrat" w:cs="Arial"/>
        </w:rPr>
        <w:t>l</w:t>
      </w:r>
      <w:r w:rsidRPr="005E6C94">
        <w:rPr>
          <w:rFonts w:ascii="Montserrat" w:eastAsia="Arial" w:hAnsi="Montserrat" w:cs="Arial"/>
          <w:spacing w:val="-1"/>
        </w:rPr>
        <w:t>i</w:t>
      </w:r>
      <w:r w:rsidRPr="005E6C94">
        <w:rPr>
          <w:rFonts w:ascii="Montserrat" w:eastAsia="Arial" w:hAnsi="Montserrat" w:cs="Arial"/>
        </w:rPr>
        <w:t>fi</w:t>
      </w:r>
      <w:r w:rsidRPr="005E6C94">
        <w:rPr>
          <w:rFonts w:ascii="Montserrat" w:eastAsia="Arial" w:hAnsi="Montserrat" w:cs="Arial"/>
          <w:spacing w:val="1"/>
        </w:rPr>
        <w:t>é</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rPr>
        <w:t>t</w:t>
      </w:r>
      <w:r w:rsidRPr="005E6C94">
        <w:rPr>
          <w:rFonts w:ascii="Montserrat" w:eastAsia="Arial" w:hAnsi="Montserrat" w:cs="Arial"/>
          <w:spacing w:val="-1"/>
        </w:rPr>
        <w:t xml:space="preserve"> </w:t>
      </w:r>
      <w:r w:rsidRPr="005E6C94">
        <w:rPr>
          <w:rFonts w:ascii="Montserrat" w:eastAsia="Arial" w:hAnsi="Montserrat" w:cs="Arial"/>
        </w:rPr>
        <w:t>c</w:t>
      </w:r>
      <w:r w:rsidRPr="005E6C94">
        <w:rPr>
          <w:rFonts w:ascii="Montserrat" w:eastAsia="Arial" w:hAnsi="Montserrat" w:cs="Arial"/>
          <w:spacing w:val="1"/>
        </w:rPr>
        <w:t>om</w:t>
      </w:r>
      <w:r w:rsidRPr="005E6C94">
        <w:rPr>
          <w:rFonts w:ascii="Montserrat" w:eastAsia="Arial" w:hAnsi="Montserrat" w:cs="Arial"/>
          <w:spacing w:val="-1"/>
        </w:rPr>
        <w:t>p</w:t>
      </w:r>
      <w:r w:rsidRPr="005E6C94">
        <w:rPr>
          <w:rFonts w:ascii="Montserrat" w:eastAsia="Arial" w:hAnsi="Montserrat" w:cs="Arial"/>
          <w:spacing w:val="1"/>
        </w:rPr>
        <w:t>é</w:t>
      </w:r>
      <w:r w:rsidRPr="005E6C94">
        <w:rPr>
          <w:rFonts w:ascii="Montserrat" w:eastAsia="Arial" w:hAnsi="Montserrat" w:cs="Arial"/>
        </w:rPr>
        <w:t>t</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rPr>
        <w:t>ts.</w:t>
      </w:r>
    </w:p>
    <w:p w14:paraId="28A589AE" w14:textId="77777777" w:rsidR="00F319FF" w:rsidRPr="005E6C94" w:rsidRDefault="00F319FF" w:rsidP="00A24A40">
      <w:pPr>
        <w:spacing w:before="240"/>
        <w:ind w:right="67"/>
        <w:jc w:val="both"/>
        <w:rPr>
          <w:rFonts w:ascii="Montserrat" w:eastAsia="Arial" w:hAnsi="Montserrat" w:cs="Arial"/>
        </w:rPr>
      </w:pPr>
      <w:r w:rsidRPr="00ED4259">
        <w:rPr>
          <w:rFonts w:ascii="Montserrat" w:eastAsia="Arial" w:hAnsi="Montserrat" w:cs="Arial"/>
          <w:b/>
          <w:color w:val="000000" w:themeColor="text1"/>
        </w:rPr>
        <w:t xml:space="preserve">La durée de l’insertion professionnelle des jeunes est </w:t>
      </w:r>
      <w:r w:rsidRPr="005E6C94">
        <w:rPr>
          <w:rFonts w:ascii="Montserrat" w:eastAsia="Arial" w:hAnsi="Montserrat" w:cs="Arial"/>
          <w:spacing w:val="1"/>
        </w:rPr>
        <w:t>d</w:t>
      </w:r>
      <w:r w:rsidRPr="005E6C94">
        <w:rPr>
          <w:rFonts w:ascii="Montserrat" w:eastAsia="Arial" w:hAnsi="Montserrat" w:cs="Arial"/>
        </w:rPr>
        <w:t>e</w:t>
      </w:r>
      <w:r w:rsidRPr="005E6C94">
        <w:rPr>
          <w:rFonts w:ascii="Montserrat" w:eastAsia="Arial" w:hAnsi="Montserrat" w:cs="Arial"/>
          <w:spacing w:val="15"/>
        </w:rPr>
        <w:t xml:space="preserve"> </w:t>
      </w:r>
      <w:r w:rsidRPr="005E6C94">
        <w:rPr>
          <w:rFonts w:ascii="Montserrat" w:eastAsia="Arial" w:hAnsi="Montserrat" w:cs="Arial"/>
          <w:spacing w:val="-1"/>
        </w:rPr>
        <w:t>0</w:t>
      </w:r>
      <w:r w:rsidRPr="005E6C94">
        <w:rPr>
          <w:rFonts w:ascii="Montserrat" w:eastAsia="Arial" w:hAnsi="Montserrat" w:cs="Arial"/>
        </w:rPr>
        <w:t>2</w:t>
      </w:r>
      <w:r w:rsidRPr="005E6C94">
        <w:rPr>
          <w:rFonts w:ascii="Montserrat" w:eastAsia="Arial" w:hAnsi="Montserrat" w:cs="Arial"/>
          <w:spacing w:val="16"/>
        </w:rPr>
        <w:t xml:space="preserve"> </w:t>
      </w:r>
      <w:r w:rsidRPr="005E6C94">
        <w:rPr>
          <w:rFonts w:ascii="Montserrat" w:eastAsia="Arial" w:hAnsi="Montserrat" w:cs="Arial"/>
          <w:spacing w:val="-1"/>
        </w:rPr>
        <w:t>a</w:t>
      </w:r>
      <w:r w:rsidRPr="005E6C94">
        <w:rPr>
          <w:rFonts w:ascii="Montserrat" w:eastAsia="Arial" w:hAnsi="Montserrat" w:cs="Arial"/>
          <w:spacing w:val="1"/>
        </w:rPr>
        <w:t>nn</w:t>
      </w:r>
      <w:r w:rsidRPr="005E6C94">
        <w:rPr>
          <w:rFonts w:ascii="Montserrat" w:eastAsia="Arial" w:hAnsi="Montserrat" w:cs="Arial"/>
          <w:spacing w:val="-1"/>
        </w:rPr>
        <w:t>é</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12"/>
        </w:rPr>
        <w:t xml:space="preserve"> </w:t>
      </w:r>
      <w:r w:rsidRPr="005E6C94">
        <w:rPr>
          <w:rFonts w:ascii="Montserrat" w:eastAsia="Arial" w:hAnsi="Montserrat" w:cs="Arial"/>
          <w:spacing w:val="1"/>
        </w:rPr>
        <w:t>en</w:t>
      </w:r>
      <w:r w:rsidRPr="005E6C94">
        <w:rPr>
          <w:rFonts w:ascii="Montserrat" w:eastAsia="Arial" w:hAnsi="Montserrat" w:cs="Arial"/>
        </w:rPr>
        <w:t>t</w:t>
      </w:r>
      <w:r w:rsidRPr="005E6C94">
        <w:rPr>
          <w:rFonts w:ascii="Montserrat" w:eastAsia="Arial" w:hAnsi="Montserrat" w:cs="Arial"/>
          <w:spacing w:val="-2"/>
        </w:rPr>
        <w:t>i</w:t>
      </w:r>
      <w:r w:rsidRPr="005E6C94">
        <w:rPr>
          <w:rFonts w:ascii="Montserrat" w:eastAsia="Arial" w:hAnsi="Montserrat" w:cs="Arial"/>
          <w:spacing w:val="1"/>
        </w:rPr>
        <w:t>è</w:t>
      </w:r>
      <w:r w:rsidRPr="005E6C94">
        <w:rPr>
          <w:rFonts w:ascii="Montserrat" w:eastAsia="Arial" w:hAnsi="Montserrat" w:cs="Arial"/>
        </w:rPr>
        <w:t>re et consécutive</w:t>
      </w:r>
      <w:r w:rsidRPr="005E6C94">
        <w:rPr>
          <w:rFonts w:ascii="Montserrat" w:eastAsia="Arial" w:hAnsi="Montserrat" w:cs="Arial"/>
          <w:spacing w:val="15"/>
        </w:rPr>
        <w:t xml:space="preserve"> </w:t>
      </w:r>
      <w:r w:rsidRPr="005E6C94">
        <w:rPr>
          <w:rFonts w:ascii="Montserrat" w:eastAsia="Arial" w:hAnsi="Montserrat" w:cs="Arial"/>
          <w:spacing w:val="-1"/>
        </w:rPr>
        <w:t>p</w:t>
      </w:r>
      <w:r w:rsidRPr="005E6C94">
        <w:rPr>
          <w:rFonts w:ascii="Montserrat" w:eastAsia="Arial" w:hAnsi="Montserrat" w:cs="Arial"/>
          <w:spacing w:val="1"/>
        </w:rPr>
        <w:t>a</w:t>
      </w:r>
      <w:r w:rsidRPr="005E6C94">
        <w:rPr>
          <w:rFonts w:ascii="Montserrat" w:eastAsia="Arial" w:hAnsi="Montserrat" w:cs="Arial"/>
        </w:rPr>
        <w:t>r</w:t>
      </w:r>
      <w:r w:rsidRPr="005E6C94">
        <w:rPr>
          <w:rFonts w:ascii="Montserrat" w:eastAsia="Arial" w:hAnsi="Montserrat" w:cs="Arial"/>
          <w:spacing w:val="14"/>
        </w:rPr>
        <w:t xml:space="preserve"> </w:t>
      </w:r>
      <w:r w:rsidRPr="005E6C94">
        <w:rPr>
          <w:rFonts w:ascii="Montserrat" w:eastAsia="Arial" w:hAnsi="Montserrat" w:cs="Arial"/>
        </w:rPr>
        <w:t>c</w:t>
      </w:r>
      <w:r w:rsidRPr="005E6C94">
        <w:rPr>
          <w:rFonts w:ascii="Montserrat" w:eastAsia="Arial" w:hAnsi="Montserrat" w:cs="Arial"/>
          <w:spacing w:val="1"/>
        </w:rPr>
        <w:t>o</w:t>
      </w:r>
      <w:r w:rsidRPr="005E6C94">
        <w:rPr>
          <w:rFonts w:ascii="Montserrat" w:eastAsia="Arial" w:hAnsi="Montserrat" w:cs="Arial"/>
          <w:spacing w:val="-1"/>
        </w:rPr>
        <w:t>h</w:t>
      </w:r>
      <w:r w:rsidRPr="005E6C94">
        <w:rPr>
          <w:rFonts w:ascii="Montserrat" w:eastAsia="Arial" w:hAnsi="Montserrat" w:cs="Arial"/>
          <w:spacing w:val="1"/>
        </w:rPr>
        <w:t>o</w:t>
      </w:r>
      <w:r w:rsidRPr="005E6C94">
        <w:rPr>
          <w:rFonts w:ascii="Montserrat" w:eastAsia="Arial" w:hAnsi="Montserrat" w:cs="Arial"/>
        </w:rPr>
        <w:t>rte</w:t>
      </w:r>
      <w:r w:rsidRPr="005E6C94">
        <w:rPr>
          <w:rFonts w:ascii="Montserrat" w:eastAsia="Arial" w:hAnsi="Montserrat" w:cs="Arial"/>
          <w:spacing w:val="13"/>
        </w:rPr>
        <w:t xml:space="preserve"> </w:t>
      </w:r>
      <w:r w:rsidRPr="005E6C94">
        <w:rPr>
          <w:rFonts w:ascii="Montserrat" w:eastAsia="Arial" w:hAnsi="Montserrat" w:cs="Arial"/>
          <w:spacing w:val="1"/>
        </w:rPr>
        <w:t>d</w:t>
      </w:r>
      <w:r w:rsidRPr="005E6C94">
        <w:rPr>
          <w:rFonts w:ascii="Montserrat" w:eastAsia="Arial" w:hAnsi="Montserrat" w:cs="Arial"/>
        </w:rPr>
        <w:t>e</w:t>
      </w:r>
      <w:r w:rsidRPr="005E6C94">
        <w:rPr>
          <w:rFonts w:ascii="Montserrat" w:eastAsia="Arial" w:hAnsi="Montserrat" w:cs="Arial"/>
          <w:spacing w:val="20"/>
        </w:rPr>
        <w:t xml:space="preserve"> </w:t>
      </w:r>
      <w:r w:rsidRPr="005E6C94">
        <w:rPr>
          <w:rFonts w:ascii="Montserrat" w:eastAsia="Arial" w:hAnsi="Montserrat" w:cs="Arial"/>
          <w:spacing w:val="1"/>
        </w:rPr>
        <w:t>b</w:t>
      </w:r>
      <w:r w:rsidRPr="005E6C94">
        <w:rPr>
          <w:rFonts w:ascii="Montserrat" w:eastAsia="Arial" w:hAnsi="Montserrat" w:cs="Arial"/>
          <w:spacing w:val="-1"/>
        </w:rPr>
        <w:t>é</w:t>
      </w:r>
      <w:r w:rsidRPr="005E6C94">
        <w:rPr>
          <w:rFonts w:ascii="Montserrat" w:eastAsia="Arial" w:hAnsi="Montserrat" w:cs="Arial"/>
          <w:spacing w:val="1"/>
        </w:rPr>
        <w:t>né</w:t>
      </w:r>
      <w:r w:rsidRPr="005E6C94">
        <w:rPr>
          <w:rFonts w:ascii="Montserrat" w:eastAsia="Arial" w:hAnsi="Montserrat" w:cs="Arial"/>
        </w:rPr>
        <w:t>fic</w:t>
      </w:r>
      <w:r w:rsidRPr="005E6C94">
        <w:rPr>
          <w:rFonts w:ascii="Montserrat" w:eastAsia="Arial" w:hAnsi="Montserrat" w:cs="Arial"/>
          <w:spacing w:val="-3"/>
        </w:rPr>
        <w:t>i</w:t>
      </w:r>
      <w:r w:rsidRPr="005E6C94">
        <w:rPr>
          <w:rFonts w:ascii="Montserrat" w:eastAsia="Arial" w:hAnsi="Montserrat" w:cs="Arial"/>
          <w:spacing w:val="1"/>
        </w:rPr>
        <w:t>a</w:t>
      </w:r>
      <w:r w:rsidRPr="005E6C94">
        <w:rPr>
          <w:rFonts w:ascii="Montserrat" w:eastAsia="Arial" w:hAnsi="Montserrat" w:cs="Arial"/>
        </w:rPr>
        <w:t>i</w:t>
      </w:r>
      <w:r w:rsidRPr="005E6C94">
        <w:rPr>
          <w:rFonts w:ascii="Montserrat" w:eastAsia="Arial" w:hAnsi="Montserrat" w:cs="Arial"/>
          <w:spacing w:val="-1"/>
        </w:rPr>
        <w:t>r</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15"/>
        </w:rPr>
        <w:t xml:space="preserve"> </w:t>
      </w:r>
      <w:r w:rsidRPr="005E6C94">
        <w:rPr>
          <w:rFonts w:ascii="Montserrat" w:eastAsia="Arial" w:hAnsi="Montserrat" w:cs="Arial"/>
          <w:spacing w:val="-1"/>
        </w:rPr>
        <w:t>n</w:t>
      </w:r>
      <w:r w:rsidRPr="005E6C94">
        <w:rPr>
          <w:rFonts w:ascii="Montserrat" w:eastAsia="Arial" w:hAnsi="Montserrat" w:cs="Arial"/>
          <w:spacing w:val="1"/>
        </w:rPr>
        <w:t>o</w:t>
      </w:r>
      <w:r w:rsidRPr="005E6C94">
        <w:rPr>
          <w:rFonts w:ascii="Montserrat" w:eastAsia="Arial" w:hAnsi="Montserrat" w:cs="Arial"/>
        </w:rPr>
        <w:t>t</w:t>
      </w:r>
      <w:r w:rsidRPr="005E6C94">
        <w:rPr>
          <w:rFonts w:ascii="Montserrat" w:eastAsia="Arial" w:hAnsi="Montserrat" w:cs="Arial"/>
          <w:spacing w:val="-1"/>
        </w:rPr>
        <w:t>am</w:t>
      </w:r>
      <w:r w:rsidRPr="005E6C94">
        <w:rPr>
          <w:rFonts w:ascii="Montserrat" w:eastAsia="Arial" w:hAnsi="Montserrat" w:cs="Arial"/>
          <w:spacing w:val="1"/>
        </w:rPr>
        <w:t>me</w:t>
      </w:r>
      <w:r w:rsidRPr="005E6C94">
        <w:rPr>
          <w:rFonts w:ascii="Montserrat" w:eastAsia="Arial" w:hAnsi="Montserrat" w:cs="Arial"/>
          <w:spacing w:val="-1"/>
        </w:rPr>
        <w:t>n</w:t>
      </w:r>
      <w:r w:rsidRPr="005E6C94">
        <w:rPr>
          <w:rFonts w:ascii="Montserrat" w:eastAsia="Arial" w:hAnsi="Montserrat" w:cs="Arial"/>
        </w:rPr>
        <w:t>t</w:t>
      </w:r>
      <w:r w:rsidRPr="005E6C94">
        <w:rPr>
          <w:rFonts w:ascii="Montserrat" w:eastAsia="Arial" w:hAnsi="Montserrat" w:cs="Arial"/>
          <w:spacing w:val="15"/>
        </w:rPr>
        <w:t xml:space="preserve"> </w:t>
      </w:r>
      <w:r w:rsidRPr="005E6C94">
        <w:rPr>
          <w:rFonts w:ascii="Montserrat" w:eastAsia="Arial" w:hAnsi="Montserrat" w:cs="Arial"/>
          <w:spacing w:val="-1"/>
        </w:rPr>
        <w:t>p</w:t>
      </w:r>
      <w:r w:rsidRPr="005E6C94">
        <w:rPr>
          <w:rFonts w:ascii="Montserrat" w:eastAsia="Arial" w:hAnsi="Montserrat" w:cs="Arial"/>
          <w:spacing w:val="1"/>
        </w:rPr>
        <w:t>ou</w:t>
      </w:r>
      <w:r w:rsidRPr="005E6C94">
        <w:rPr>
          <w:rFonts w:ascii="Montserrat" w:eastAsia="Arial" w:hAnsi="Montserrat" w:cs="Arial"/>
        </w:rPr>
        <w:t>r</w:t>
      </w:r>
      <w:r>
        <w:rPr>
          <w:rFonts w:ascii="Montserrat" w:eastAsia="Arial" w:hAnsi="Montserrat" w:cs="Arial"/>
        </w:rPr>
        <w:t xml:space="preserve"> </w:t>
      </w:r>
      <w:r w:rsidRPr="005E6C94">
        <w:rPr>
          <w:rFonts w:ascii="Montserrat" w:eastAsia="Arial" w:hAnsi="Montserrat" w:cs="Arial"/>
        </w:rPr>
        <w:t>ce</w:t>
      </w:r>
      <w:r w:rsidRPr="005E6C94">
        <w:rPr>
          <w:rFonts w:ascii="Montserrat" w:eastAsia="Arial" w:hAnsi="Montserrat" w:cs="Arial"/>
          <w:spacing w:val="1"/>
        </w:rPr>
        <w:t xml:space="preserve"> qu</w:t>
      </w:r>
      <w:r w:rsidRPr="005E6C94">
        <w:rPr>
          <w:rFonts w:ascii="Montserrat" w:eastAsia="Arial" w:hAnsi="Montserrat" w:cs="Arial"/>
        </w:rPr>
        <w:t>i</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rPr>
        <w:t>st</w:t>
      </w:r>
      <w:r w:rsidRPr="005E6C94">
        <w:rPr>
          <w:rFonts w:ascii="Montserrat" w:eastAsia="Arial" w:hAnsi="Montserrat" w:cs="Arial"/>
          <w:spacing w:val="-1"/>
        </w:rPr>
        <w:t xml:space="preserve"> </w:t>
      </w:r>
      <w:r w:rsidRPr="005E6C94">
        <w:rPr>
          <w:rFonts w:ascii="Montserrat" w:eastAsia="Arial" w:hAnsi="Montserrat" w:cs="Arial"/>
          <w:spacing w:val="1"/>
        </w:rPr>
        <w:t>de</w:t>
      </w:r>
      <w:r w:rsidRPr="005E6C94">
        <w:rPr>
          <w:rFonts w:ascii="Montserrat" w:eastAsia="Arial" w:hAnsi="Montserrat" w:cs="Arial"/>
        </w:rPr>
        <w:t xml:space="preserve">s </w:t>
      </w:r>
      <w:r w:rsidRPr="005E6C94">
        <w:rPr>
          <w:rFonts w:ascii="Montserrat" w:eastAsia="Arial" w:hAnsi="Montserrat" w:cs="Arial"/>
          <w:spacing w:val="-2"/>
        </w:rPr>
        <w:t>c</w:t>
      </w:r>
      <w:r w:rsidRPr="005E6C94">
        <w:rPr>
          <w:rFonts w:ascii="Montserrat" w:eastAsia="Arial" w:hAnsi="Montserrat" w:cs="Arial"/>
          <w:spacing w:val="1"/>
        </w:rPr>
        <w:t>he</w:t>
      </w:r>
      <w:r w:rsidRPr="005E6C94">
        <w:rPr>
          <w:rFonts w:ascii="Montserrat" w:eastAsia="Arial" w:hAnsi="Montserrat" w:cs="Arial"/>
        </w:rPr>
        <w:t>rch</w:t>
      </w:r>
      <w:r w:rsidRPr="005E6C94">
        <w:rPr>
          <w:rFonts w:ascii="Montserrat" w:eastAsia="Arial" w:hAnsi="Montserrat" w:cs="Arial"/>
          <w:spacing w:val="-1"/>
        </w:rPr>
        <w:t>e</w:t>
      </w:r>
      <w:r w:rsidRPr="005E6C94">
        <w:rPr>
          <w:rFonts w:ascii="Montserrat" w:eastAsia="Arial" w:hAnsi="Montserrat" w:cs="Arial"/>
          <w:spacing w:val="1"/>
        </w:rPr>
        <w:t>u</w:t>
      </w:r>
      <w:r w:rsidRPr="005E6C94">
        <w:rPr>
          <w:rFonts w:ascii="Montserrat" w:eastAsia="Arial" w:hAnsi="Montserrat" w:cs="Arial"/>
        </w:rPr>
        <w:t>rs d’</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loi.</w:t>
      </w:r>
    </w:p>
    <w:p w14:paraId="719FA310" w14:textId="77777777" w:rsidR="00F319FF" w:rsidRPr="007C157D" w:rsidRDefault="00F319FF" w:rsidP="00F319FF">
      <w:pPr>
        <w:spacing w:before="18"/>
        <w:ind w:right="75"/>
        <w:jc w:val="both"/>
        <w:rPr>
          <w:rFonts w:ascii="Montserrat" w:eastAsia="Arial" w:hAnsi="Montserrat" w:cs="Arial"/>
          <w:spacing w:val="65"/>
        </w:rPr>
      </w:pPr>
      <w:r w:rsidRPr="00ED4259">
        <w:rPr>
          <w:rFonts w:ascii="Montserrat" w:eastAsia="Arial" w:hAnsi="Montserrat" w:cs="Arial"/>
          <w:b/>
          <w:bCs/>
          <w:spacing w:val="1"/>
        </w:rPr>
        <w:t>Un</w:t>
      </w:r>
      <w:r>
        <w:rPr>
          <w:rFonts w:ascii="Montserrat" w:eastAsia="Arial" w:hAnsi="Montserrat" w:cs="Arial"/>
          <w:b/>
          <w:bCs/>
          <w:spacing w:val="1"/>
        </w:rPr>
        <w:t xml:space="preserve"> régime de</w:t>
      </w:r>
      <w:r w:rsidRPr="00ED4259">
        <w:rPr>
          <w:rFonts w:ascii="Montserrat" w:eastAsia="Arial" w:hAnsi="Montserrat" w:cs="Arial"/>
          <w:b/>
          <w:bCs/>
          <w:spacing w:val="1"/>
        </w:rPr>
        <w:t xml:space="preserve"> sécurité sociale</w:t>
      </w:r>
      <w:r>
        <w:rPr>
          <w:rFonts w:ascii="Montserrat" w:eastAsia="Arial" w:hAnsi="Montserrat" w:cs="Arial"/>
          <w:spacing w:val="1"/>
        </w:rPr>
        <w:t xml:space="preserve"> similaire à celui des travailleurs du secteur privé ou parapublic est offert aux </w:t>
      </w:r>
      <w:r w:rsidRPr="005E6C94">
        <w:rPr>
          <w:rFonts w:ascii="Montserrat" w:eastAsia="Arial" w:hAnsi="Montserrat" w:cs="Arial"/>
          <w:spacing w:val="1"/>
        </w:rPr>
        <w:t>b</w:t>
      </w:r>
      <w:r w:rsidRPr="005E6C94">
        <w:rPr>
          <w:rFonts w:ascii="Montserrat" w:eastAsia="Arial" w:hAnsi="Montserrat" w:cs="Arial"/>
          <w:spacing w:val="-1"/>
        </w:rPr>
        <w:t>é</w:t>
      </w:r>
      <w:r w:rsidRPr="005E6C94">
        <w:rPr>
          <w:rFonts w:ascii="Montserrat" w:eastAsia="Arial" w:hAnsi="Montserrat" w:cs="Arial"/>
          <w:spacing w:val="1"/>
        </w:rPr>
        <w:t>né</w:t>
      </w:r>
      <w:r w:rsidRPr="005E6C94">
        <w:rPr>
          <w:rFonts w:ascii="Montserrat" w:eastAsia="Arial" w:hAnsi="Montserrat" w:cs="Arial"/>
        </w:rPr>
        <w:t>ficiai</w:t>
      </w:r>
      <w:r w:rsidRPr="005E6C94">
        <w:rPr>
          <w:rFonts w:ascii="Montserrat" w:eastAsia="Arial" w:hAnsi="Montserrat" w:cs="Arial"/>
          <w:spacing w:val="-1"/>
        </w:rPr>
        <w:t>r</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65"/>
        </w:rPr>
        <w:t xml:space="preserve"> </w:t>
      </w:r>
      <w:r w:rsidRPr="005E6C94">
        <w:rPr>
          <w:rFonts w:ascii="Montserrat" w:eastAsia="Arial" w:hAnsi="Montserrat" w:cs="Arial"/>
        </w:rPr>
        <w:t>recru</w:t>
      </w:r>
      <w:r w:rsidRPr="005E6C94">
        <w:rPr>
          <w:rFonts w:ascii="Montserrat" w:eastAsia="Arial" w:hAnsi="Montserrat" w:cs="Arial"/>
          <w:spacing w:val="1"/>
        </w:rPr>
        <w:t>té</w:t>
      </w:r>
      <w:r w:rsidRPr="005E6C94">
        <w:rPr>
          <w:rFonts w:ascii="Montserrat" w:eastAsia="Arial" w:hAnsi="Montserrat" w:cs="Arial"/>
        </w:rPr>
        <w:t>s</w:t>
      </w:r>
      <w:r w:rsidRPr="005E6C94">
        <w:rPr>
          <w:rFonts w:ascii="Montserrat" w:eastAsia="Arial" w:hAnsi="Montserrat" w:cs="Arial"/>
          <w:spacing w:val="65"/>
        </w:rPr>
        <w:t xml:space="preserve"> </w:t>
      </w:r>
      <w:r w:rsidRPr="005E6C94">
        <w:rPr>
          <w:rFonts w:ascii="Montserrat" w:eastAsia="Arial" w:hAnsi="Montserrat" w:cs="Arial"/>
          <w:spacing w:val="1"/>
        </w:rPr>
        <w:t>p</w:t>
      </w:r>
      <w:r w:rsidRPr="005E6C94">
        <w:rPr>
          <w:rFonts w:ascii="Montserrat" w:eastAsia="Arial" w:hAnsi="Montserrat" w:cs="Arial"/>
          <w:spacing w:val="-1"/>
        </w:rPr>
        <w:t>o</w:t>
      </w:r>
      <w:r w:rsidRPr="005E6C94">
        <w:rPr>
          <w:rFonts w:ascii="Montserrat" w:eastAsia="Arial" w:hAnsi="Montserrat" w:cs="Arial"/>
          <w:spacing w:val="1"/>
        </w:rPr>
        <w:t>u</w:t>
      </w:r>
      <w:r w:rsidRPr="005E6C94">
        <w:rPr>
          <w:rFonts w:ascii="Montserrat" w:eastAsia="Arial" w:hAnsi="Montserrat" w:cs="Arial"/>
        </w:rPr>
        <w:t xml:space="preserve">r </w:t>
      </w:r>
      <w:r w:rsidRPr="005E6C94">
        <w:rPr>
          <w:rFonts w:ascii="Montserrat" w:eastAsia="Arial" w:hAnsi="Montserrat" w:cs="Arial"/>
          <w:spacing w:val="1"/>
        </w:rPr>
        <w:t>o</w:t>
      </w:r>
      <w:r w:rsidRPr="005E6C94">
        <w:rPr>
          <w:rFonts w:ascii="Montserrat" w:eastAsia="Arial" w:hAnsi="Montserrat" w:cs="Arial"/>
        </w:rPr>
        <w:t>c</w:t>
      </w:r>
      <w:r w:rsidRPr="005E6C94">
        <w:rPr>
          <w:rFonts w:ascii="Montserrat" w:eastAsia="Arial" w:hAnsi="Montserrat" w:cs="Arial"/>
          <w:spacing w:val="-2"/>
        </w:rPr>
        <w:t>c</w:t>
      </w:r>
      <w:r w:rsidRPr="005E6C94">
        <w:rPr>
          <w:rFonts w:ascii="Montserrat" w:eastAsia="Arial" w:hAnsi="Montserrat" w:cs="Arial"/>
          <w:spacing w:val="1"/>
        </w:rPr>
        <w:t>u</w:t>
      </w:r>
      <w:r w:rsidRPr="005E6C94">
        <w:rPr>
          <w:rFonts w:ascii="Montserrat" w:eastAsia="Arial" w:hAnsi="Montserrat" w:cs="Arial"/>
          <w:spacing w:val="-1"/>
        </w:rPr>
        <w:t>p</w:t>
      </w:r>
      <w:r w:rsidRPr="005E6C94">
        <w:rPr>
          <w:rFonts w:ascii="Montserrat" w:eastAsia="Arial" w:hAnsi="Montserrat" w:cs="Arial"/>
          <w:spacing w:val="1"/>
        </w:rPr>
        <w:t>e</w:t>
      </w:r>
      <w:r w:rsidRPr="005E6C94">
        <w:rPr>
          <w:rFonts w:ascii="Montserrat" w:eastAsia="Arial" w:hAnsi="Montserrat" w:cs="Arial"/>
        </w:rPr>
        <w:t xml:space="preserve">r </w:t>
      </w:r>
      <w:r w:rsidRPr="005E6C94">
        <w:rPr>
          <w:rFonts w:ascii="Montserrat" w:eastAsia="Arial" w:hAnsi="Montserrat" w:cs="Arial"/>
          <w:spacing w:val="-1"/>
        </w:rPr>
        <w:t>de</w:t>
      </w:r>
      <w:r w:rsidRPr="005E6C94">
        <w:rPr>
          <w:rFonts w:ascii="Montserrat" w:eastAsia="Arial" w:hAnsi="Montserrat" w:cs="Arial"/>
        </w:rPr>
        <w:t xml:space="preserve">s </w:t>
      </w:r>
      <w:r w:rsidRPr="005E6C94">
        <w:rPr>
          <w:rFonts w:ascii="Montserrat" w:eastAsia="Arial" w:hAnsi="Montserrat" w:cs="Arial"/>
          <w:spacing w:val="1"/>
        </w:rPr>
        <w:t>po</w:t>
      </w:r>
      <w:r w:rsidRPr="005E6C94">
        <w:rPr>
          <w:rFonts w:ascii="Montserrat" w:eastAsia="Arial" w:hAnsi="Montserrat" w:cs="Arial"/>
          <w:spacing w:val="-2"/>
        </w:rPr>
        <w:t>s</w:t>
      </w:r>
      <w:r w:rsidRPr="005E6C94">
        <w:rPr>
          <w:rFonts w:ascii="Montserrat" w:eastAsia="Arial" w:hAnsi="Montserrat" w:cs="Arial"/>
        </w:rPr>
        <w:t>t</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65"/>
        </w:rPr>
        <w:t xml:space="preserve">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loi</w:t>
      </w:r>
      <w:r w:rsidRPr="005E6C94">
        <w:rPr>
          <w:rFonts w:ascii="Montserrat" w:eastAsia="Arial" w:hAnsi="Montserrat" w:cs="Arial"/>
          <w:spacing w:val="65"/>
        </w:rPr>
        <w:t xml:space="preserve"> </w:t>
      </w:r>
      <w:r w:rsidRPr="005E6C94">
        <w:rPr>
          <w:rFonts w:ascii="Montserrat" w:eastAsia="Arial" w:hAnsi="Montserrat" w:cs="Arial"/>
          <w:spacing w:val="1"/>
        </w:rPr>
        <w:t>d</w:t>
      </w:r>
      <w:r w:rsidRPr="005E6C94">
        <w:rPr>
          <w:rFonts w:ascii="Montserrat" w:eastAsia="Arial" w:hAnsi="Montserrat" w:cs="Arial"/>
          <w:spacing w:val="-1"/>
        </w:rPr>
        <w:t>a</w:t>
      </w:r>
      <w:r w:rsidRPr="005E6C94">
        <w:rPr>
          <w:rFonts w:ascii="Montserrat" w:eastAsia="Arial" w:hAnsi="Montserrat" w:cs="Arial"/>
          <w:spacing w:val="1"/>
        </w:rPr>
        <w:t>n</w:t>
      </w:r>
      <w:r w:rsidRPr="005E6C94">
        <w:rPr>
          <w:rFonts w:ascii="Montserrat" w:eastAsia="Arial" w:hAnsi="Montserrat" w:cs="Arial"/>
        </w:rPr>
        <w:t>s</w:t>
      </w:r>
      <w:r w:rsidRPr="005E6C94">
        <w:rPr>
          <w:rFonts w:ascii="Montserrat" w:eastAsia="Arial" w:hAnsi="Montserrat" w:cs="Arial"/>
          <w:spacing w:val="1"/>
        </w:rPr>
        <w:t xml:space="preserve"> </w:t>
      </w:r>
      <w:r w:rsidRPr="005E6C94">
        <w:rPr>
          <w:rFonts w:ascii="Montserrat" w:eastAsia="Arial" w:hAnsi="Montserrat" w:cs="Arial"/>
        </w:rPr>
        <w:t>le</w:t>
      </w:r>
      <w:r w:rsidRPr="005E6C94">
        <w:rPr>
          <w:rFonts w:ascii="Montserrat" w:eastAsia="Arial" w:hAnsi="Montserrat" w:cs="Arial"/>
          <w:spacing w:val="65"/>
        </w:rPr>
        <w:t xml:space="preserve"> </w:t>
      </w:r>
      <w:r w:rsidRPr="005E6C94">
        <w:rPr>
          <w:rFonts w:ascii="Montserrat" w:eastAsia="Arial" w:hAnsi="Montserrat" w:cs="Arial"/>
        </w:rPr>
        <w:t>c</w:t>
      </w:r>
      <w:r w:rsidRPr="005E6C94">
        <w:rPr>
          <w:rFonts w:ascii="Montserrat" w:eastAsia="Arial" w:hAnsi="Montserrat" w:cs="Arial"/>
          <w:spacing w:val="-1"/>
        </w:rPr>
        <w:t>a</w:t>
      </w:r>
      <w:r w:rsidRPr="005E6C94">
        <w:rPr>
          <w:rFonts w:ascii="Montserrat" w:eastAsia="Arial" w:hAnsi="Montserrat" w:cs="Arial"/>
          <w:spacing w:val="1"/>
        </w:rPr>
        <w:t>d</w:t>
      </w:r>
      <w:r w:rsidRPr="005E6C94">
        <w:rPr>
          <w:rFonts w:ascii="Montserrat" w:eastAsia="Arial" w:hAnsi="Montserrat" w:cs="Arial"/>
        </w:rPr>
        <w:t>re</w:t>
      </w:r>
      <w:r w:rsidRPr="005E6C94">
        <w:rPr>
          <w:rFonts w:ascii="Montserrat" w:eastAsia="Arial" w:hAnsi="Montserrat" w:cs="Arial"/>
          <w:spacing w:val="65"/>
        </w:rPr>
        <w:t xml:space="preserve"> </w:t>
      </w:r>
      <w:r w:rsidRPr="005E6C94">
        <w:rPr>
          <w:rFonts w:ascii="Montserrat" w:eastAsia="Arial" w:hAnsi="Montserrat" w:cs="Arial"/>
          <w:spacing w:val="1"/>
        </w:rPr>
        <w:t>d</w:t>
      </w:r>
      <w:r w:rsidRPr="005E6C94">
        <w:rPr>
          <w:rFonts w:ascii="Montserrat" w:eastAsia="Arial" w:hAnsi="Montserrat" w:cs="Arial"/>
        </w:rPr>
        <w:t>u</w:t>
      </w:r>
      <w:r>
        <w:rPr>
          <w:rFonts w:ascii="Montserrat" w:eastAsia="Arial" w:hAnsi="Montserrat" w:cs="Arial"/>
        </w:rPr>
        <w:t xml:space="preserve"> </w:t>
      </w:r>
      <w:r w:rsidRPr="005E6C94">
        <w:rPr>
          <w:rFonts w:ascii="Montserrat" w:eastAsia="Arial" w:hAnsi="Montserrat" w:cs="Arial"/>
        </w:rPr>
        <w:t>PS</w:t>
      </w:r>
      <w:r w:rsidRPr="005E6C94">
        <w:rPr>
          <w:rFonts w:ascii="Montserrat" w:eastAsia="Arial" w:hAnsi="Montserrat" w:cs="Arial"/>
          <w:spacing w:val="-2"/>
        </w:rPr>
        <w:t>I</w:t>
      </w:r>
      <w:r w:rsidRPr="005E6C94">
        <w:rPr>
          <w:rFonts w:ascii="Montserrat" w:eastAsia="Arial" w:hAnsi="Montserrat" w:cs="Arial"/>
        </w:rPr>
        <w:t>E.</w:t>
      </w:r>
      <w:r>
        <w:rPr>
          <w:rFonts w:ascii="Montserrat" w:eastAsia="Arial" w:hAnsi="Montserrat" w:cs="Arial"/>
          <w:spacing w:val="65"/>
        </w:rPr>
        <w:t xml:space="preserve"> </w:t>
      </w:r>
      <w:r w:rsidRPr="005E6C94">
        <w:rPr>
          <w:rFonts w:ascii="Montserrat" w:eastAsia="Arial" w:hAnsi="Montserrat" w:cs="Arial"/>
        </w:rPr>
        <w:t>A</w:t>
      </w:r>
      <w:r w:rsidRPr="005E6C94">
        <w:rPr>
          <w:rFonts w:ascii="Montserrat" w:eastAsia="Arial" w:hAnsi="Montserrat" w:cs="Arial"/>
          <w:spacing w:val="2"/>
        </w:rPr>
        <w:t xml:space="preserve"> </w:t>
      </w:r>
      <w:r w:rsidRPr="005E6C94">
        <w:rPr>
          <w:rFonts w:ascii="Montserrat" w:eastAsia="Arial" w:hAnsi="Montserrat" w:cs="Arial"/>
        </w:rPr>
        <w:t>c</w:t>
      </w:r>
      <w:r w:rsidRPr="005E6C94">
        <w:rPr>
          <w:rFonts w:ascii="Montserrat" w:eastAsia="Arial" w:hAnsi="Montserrat" w:cs="Arial"/>
          <w:spacing w:val="1"/>
        </w:rPr>
        <w:t>e</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spacing w:val="-2"/>
        </w:rPr>
        <w:t>f</w:t>
      </w:r>
      <w:r w:rsidRPr="005E6C94">
        <w:rPr>
          <w:rFonts w:ascii="Montserrat" w:eastAsia="Arial" w:hAnsi="Montserrat" w:cs="Arial"/>
        </w:rPr>
        <w:t>f</w:t>
      </w:r>
      <w:r w:rsidRPr="005E6C94">
        <w:rPr>
          <w:rFonts w:ascii="Montserrat" w:eastAsia="Arial" w:hAnsi="Montserrat" w:cs="Arial"/>
          <w:spacing w:val="1"/>
        </w:rPr>
        <w:t>e</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rPr>
        <w:t>i</w:t>
      </w:r>
      <w:r w:rsidRPr="005E6C94">
        <w:rPr>
          <w:rFonts w:ascii="Montserrat" w:eastAsia="Arial" w:hAnsi="Montserrat" w:cs="Arial"/>
          <w:spacing w:val="-1"/>
        </w:rPr>
        <w:t>l</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rPr>
        <w:t>s</w:t>
      </w:r>
      <w:r w:rsidRPr="005E6C94">
        <w:rPr>
          <w:rFonts w:ascii="Montserrat" w:eastAsia="Arial" w:hAnsi="Montserrat" w:cs="Arial"/>
          <w:spacing w:val="-2"/>
        </w:rPr>
        <w:t>o</w:t>
      </w:r>
      <w:r w:rsidRPr="005E6C94">
        <w:rPr>
          <w:rFonts w:ascii="Montserrat" w:eastAsia="Arial" w:hAnsi="Montserrat" w:cs="Arial"/>
          <w:spacing w:val="1"/>
        </w:rPr>
        <w:t>n</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spacing w:val="-1"/>
        </w:rPr>
        <w:t>a</w:t>
      </w:r>
      <w:r w:rsidRPr="005E6C94">
        <w:rPr>
          <w:rFonts w:ascii="Montserrat" w:eastAsia="Arial" w:hAnsi="Montserrat" w:cs="Arial"/>
        </w:rPr>
        <w:t>f</w:t>
      </w:r>
      <w:r w:rsidRPr="005E6C94">
        <w:rPr>
          <w:rFonts w:ascii="Montserrat" w:eastAsia="Arial" w:hAnsi="Montserrat" w:cs="Arial"/>
          <w:spacing w:val="1"/>
        </w:rPr>
        <w:t>f</w:t>
      </w:r>
      <w:r w:rsidRPr="005E6C94">
        <w:rPr>
          <w:rFonts w:ascii="Montserrat" w:eastAsia="Arial" w:hAnsi="Montserrat" w:cs="Arial"/>
        </w:rPr>
        <w:t>i</w:t>
      </w:r>
      <w:r w:rsidRPr="005E6C94">
        <w:rPr>
          <w:rFonts w:ascii="Montserrat" w:eastAsia="Arial" w:hAnsi="Montserrat" w:cs="Arial"/>
          <w:spacing w:val="-1"/>
        </w:rPr>
        <w:t>l</w:t>
      </w:r>
      <w:r w:rsidRPr="005E6C94">
        <w:rPr>
          <w:rFonts w:ascii="Montserrat" w:eastAsia="Arial" w:hAnsi="Montserrat" w:cs="Arial"/>
        </w:rPr>
        <w:t>iés</w:t>
      </w:r>
      <w:r w:rsidRPr="005E6C94">
        <w:rPr>
          <w:rFonts w:ascii="Montserrat" w:eastAsia="Arial" w:hAnsi="Montserrat" w:cs="Arial"/>
          <w:spacing w:val="2"/>
        </w:rPr>
        <w:t xml:space="preserve"> </w:t>
      </w:r>
      <w:r w:rsidRPr="005E6C94">
        <w:rPr>
          <w:rFonts w:ascii="Montserrat" w:eastAsia="Arial" w:hAnsi="Montserrat" w:cs="Arial"/>
        </w:rPr>
        <w:t>à</w:t>
      </w:r>
      <w:r w:rsidRPr="005E6C94">
        <w:rPr>
          <w:rFonts w:ascii="Montserrat" w:eastAsia="Arial" w:hAnsi="Montserrat" w:cs="Arial"/>
          <w:spacing w:val="2"/>
        </w:rPr>
        <w:t xml:space="preserve"> </w:t>
      </w:r>
      <w:r w:rsidRPr="005E6C94">
        <w:rPr>
          <w:rFonts w:ascii="Montserrat" w:eastAsia="Arial" w:hAnsi="Montserrat" w:cs="Arial"/>
        </w:rPr>
        <w:t>la</w:t>
      </w:r>
      <w:r w:rsidRPr="005E6C94">
        <w:rPr>
          <w:rFonts w:ascii="Montserrat" w:eastAsia="Arial" w:hAnsi="Montserrat" w:cs="Arial"/>
          <w:spacing w:val="2"/>
        </w:rPr>
        <w:t xml:space="preserve"> </w:t>
      </w:r>
      <w:r w:rsidRPr="005E6C94">
        <w:rPr>
          <w:rFonts w:ascii="Montserrat" w:eastAsia="Arial" w:hAnsi="Montserrat" w:cs="Arial"/>
        </w:rPr>
        <w:t>Caisse</w:t>
      </w:r>
      <w:r w:rsidRPr="005E6C94">
        <w:rPr>
          <w:rFonts w:ascii="Montserrat" w:eastAsia="Arial" w:hAnsi="Montserrat" w:cs="Arial"/>
          <w:spacing w:val="2"/>
        </w:rPr>
        <w:t xml:space="preserve"> </w:t>
      </w:r>
      <w:r w:rsidRPr="005E6C94">
        <w:rPr>
          <w:rFonts w:ascii="Montserrat" w:eastAsia="Arial" w:hAnsi="Montserrat" w:cs="Arial"/>
        </w:rPr>
        <w:t>Na</w:t>
      </w:r>
      <w:r w:rsidRPr="005E6C94">
        <w:rPr>
          <w:rFonts w:ascii="Montserrat" w:eastAsia="Arial" w:hAnsi="Montserrat" w:cs="Arial"/>
          <w:spacing w:val="1"/>
        </w:rPr>
        <w:t>t</w:t>
      </w:r>
      <w:r w:rsidRPr="005E6C94">
        <w:rPr>
          <w:rFonts w:ascii="Montserrat" w:eastAsia="Arial" w:hAnsi="Montserrat" w:cs="Arial"/>
          <w:spacing w:val="-3"/>
        </w:rPr>
        <w:t>i</w:t>
      </w:r>
      <w:r w:rsidRPr="005E6C94">
        <w:rPr>
          <w:rFonts w:ascii="Montserrat" w:eastAsia="Arial" w:hAnsi="Montserrat" w:cs="Arial"/>
          <w:spacing w:val="1"/>
        </w:rPr>
        <w:t>ona</w:t>
      </w:r>
      <w:r w:rsidRPr="005E6C94">
        <w:rPr>
          <w:rFonts w:ascii="Montserrat" w:eastAsia="Arial" w:hAnsi="Montserrat" w:cs="Arial"/>
        </w:rPr>
        <w:t xml:space="preserve">le </w:t>
      </w:r>
      <w:r w:rsidRPr="005E6C94">
        <w:rPr>
          <w:rFonts w:ascii="Montserrat" w:eastAsia="Arial" w:hAnsi="Montserrat" w:cs="Arial"/>
          <w:spacing w:val="1"/>
        </w:rPr>
        <w:t>d</w:t>
      </w:r>
      <w:r w:rsidRPr="005E6C94">
        <w:rPr>
          <w:rFonts w:ascii="Montserrat" w:eastAsia="Arial" w:hAnsi="Montserrat" w:cs="Arial"/>
        </w:rPr>
        <w:t>e</w:t>
      </w:r>
      <w:r w:rsidRPr="005E6C94">
        <w:rPr>
          <w:rFonts w:ascii="Montserrat" w:eastAsia="Arial" w:hAnsi="Montserrat" w:cs="Arial"/>
          <w:spacing w:val="2"/>
        </w:rPr>
        <w:t xml:space="preserve"> </w:t>
      </w:r>
      <w:r w:rsidRPr="005E6C94">
        <w:rPr>
          <w:rFonts w:ascii="Montserrat" w:eastAsia="Arial" w:hAnsi="Montserrat" w:cs="Arial"/>
          <w:spacing w:val="-2"/>
        </w:rPr>
        <w:t>S</w:t>
      </w:r>
      <w:r w:rsidRPr="005E6C94">
        <w:rPr>
          <w:rFonts w:ascii="Montserrat" w:eastAsia="Arial" w:hAnsi="Montserrat" w:cs="Arial"/>
          <w:spacing w:val="1"/>
        </w:rPr>
        <w:t>é</w:t>
      </w:r>
      <w:r w:rsidRPr="005E6C94">
        <w:rPr>
          <w:rFonts w:ascii="Montserrat" w:eastAsia="Arial" w:hAnsi="Montserrat" w:cs="Arial"/>
        </w:rPr>
        <w:t>c</w:t>
      </w:r>
      <w:r w:rsidRPr="005E6C94">
        <w:rPr>
          <w:rFonts w:ascii="Montserrat" w:eastAsia="Arial" w:hAnsi="Montserrat" w:cs="Arial"/>
          <w:spacing w:val="1"/>
        </w:rPr>
        <w:t>u</w:t>
      </w:r>
      <w:r w:rsidRPr="005E6C94">
        <w:rPr>
          <w:rFonts w:ascii="Montserrat" w:eastAsia="Arial" w:hAnsi="Montserrat" w:cs="Arial"/>
        </w:rPr>
        <w:t>r</w:t>
      </w:r>
      <w:r w:rsidRPr="005E6C94">
        <w:rPr>
          <w:rFonts w:ascii="Montserrat" w:eastAsia="Arial" w:hAnsi="Montserrat" w:cs="Arial"/>
          <w:spacing w:val="-1"/>
        </w:rPr>
        <w:t>i</w:t>
      </w:r>
      <w:r w:rsidRPr="005E6C94">
        <w:rPr>
          <w:rFonts w:ascii="Montserrat" w:eastAsia="Arial" w:hAnsi="Montserrat" w:cs="Arial"/>
        </w:rPr>
        <w:t>té</w:t>
      </w:r>
      <w:r w:rsidRPr="005E6C94">
        <w:rPr>
          <w:rFonts w:ascii="Montserrat" w:eastAsia="Arial" w:hAnsi="Montserrat" w:cs="Arial"/>
          <w:spacing w:val="3"/>
        </w:rPr>
        <w:t xml:space="preserve"> </w:t>
      </w:r>
      <w:r w:rsidRPr="005E6C94">
        <w:rPr>
          <w:rFonts w:ascii="Montserrat" w:eastAsia="Arial" w:hAnsi="Montserrat" w:cs="Arial"/>
          <w:spacing w:val="-2"/>
        </w:rPr>
        <w:t>S</w:t>
      </w:r>
      <w:r w:rsidRPr="005E6C94">
        <w:rPr>
          <w:rFonts w:ascii="Montserrat" w:eastAsia="Arial" w:hAnsi="Montserrat" w:cs="Arial"/>
          <w:spacing w:val="1"/>
        </w:rPr>
        <w:t>o</w:t>
      </w:r>
      <w:r w:rsidRPr="005E6C94">
        <w:rPr>
          <w:rFonts w:ascii="Montserrat" w:eastAsia="Arial" w:hAnsi="Montserrat" w:cs="Arial"/>
        </w:rPr>
        <w:t>c</w:t>
      </w:r>
      <w:r w:rsidRPr="005E6C94">
        <w:rPr>
          <w:rFonts w:ascii="Montserrat" w:eastAsia="Arial" w:hAnsi="Montserrat" w:cs="Arial"/>
          <w:spacing w:val="6"/>
        </w:rPr>
        <w:t>i</w:t>
      </w:r>
      <w:r w:rsidRPr="005E6C94">
        <w:rPr>
          <w:rFonts w:ascii="Montserrat" w:eastAsia="Arial" w:hAnsi="Montserrat" w:cs="Arial"/>
          <w:spacing w:val="1"/>
        </w:rPr>
        <w:t>a</w:t>
      </w:r>
      <w:r w:rsidRPr="005E6C94">
        <w:rPr>
          <w:rFonts w:ascii="Montserrat" w:eastAsia="Arial" w:hAnsi="Montserrat" w:cs="Arial"/>
        </w:rPr>
        <w:t>le</w:t>
      </w:r>
      <w:r w:rsidRPr="005E6C94">
        <w:rPr>
          <w:rFonts w:ascii="Montserrat" w:eastAsia="Arial" w:hAnsi="Montserrat" w:cs="Arial"/>
          <w:spacing w:val="2"/>
        </w:rPr>
        <w:t xml:space="preserve"> </w:t>
      </w:r>
      <w:r w:rsidRPr="005E6C94">
        <w:rPr>
          <w:rFonts w:ascii="Montserrat" w:eastAsia="Arial" w:hAnsi="Montserrat" w:cs="Arial"/>
        </w:rPr>
        <w:t>(</w:t>
      </w:r>
      <w:r w:rsidRPr="005E6C94">
        <w:rPr>
          <w:rFonts w:ascii="Montserrat" w:eastAsia="Arial" w:hAnsi="Montserrat" w:cs="Arial"/>
          <w:spacing w:val="-1"/>
        </w:rPr>
        <w:t>C</w:t>
      </w:r>
      <w:r w:rsidRPr="005E6C94">
        <w:rPr>
          <w:rFonts w:ascii="Montserrat" w:eastAsia="Arial" w:hAnsi="Montserrat" w:cs="Arial"/>
        </w:rPr>
        <w:t>NS</w:t>
      </w:r>
      <w:r w:rsidRPr="005E6C94">
        <w:rPr>
          <w:rFonts w:ascii="Montserrat" w:eastAsia="Arial" w:hAnsi="Montserrat" w:cs="Arial"/>
          <w:spacing w:val="1"/>
        </w:rPr>
        <w:t>S</w:t>
      </w:r>
      <w:r w:rsidRPr="005E6C94">
        <w:rPr>
          <w:rFonts w:ascii="Montserrat" w:eastAsia="Arial" w:hAnsi="Montserrat" w:cs="Arial"/>
        </w:rPr>
        <w:t>).</w:t>
      </w:r>
      <w:r w:rsidRPr="005E6C94">
        <w:rPr>
          <w:rFonts w:ascii="Montserrat" w:eastAsia="Arial" w:hAnsi="Montserrat" w:cs="Arial"/>
          <w:spacing w:val="1"/>
        </w:rPr>
        <w:t xml:space="preserve"> </w:t>
      </w:r>
      <w:r w:rsidRPr="005E6C94">
        <w:rPr>
          <w:rFonts w:ascii="Montserrat" w:eastAsia="Arial" w:hAnsi="Montserrat" w:cs="Arial"/>
        </w:rPr>
        <w:t>De</w:t>
      </w:r>
      <w:r w:rsidRPr="005E6C94">
        <w:rPr>
          <w:rFonts w:ascii="Montserrat" w:eastAsia="Arial" w:hAnsi="Montserrat" w:cs="Arial"/>
          <w:spacing w:val="2"/>
        </w:rPr>
        <w:t xml:space="preserve"> </w:t>
      </w:r>
      <w:r w:rsidRPr="005E6C94">
        <w:rPr>
          <w:rFonts w:ascii="Montserrat" w:eastAsia="Arial" w:hAnsi="Montserrat" w:cs="Arial"/>
          <w:spacing w:val="-1"/>
        </w:rPr>
        <w:t>m</w:t>
      </w:r>
      <w:r w:rsidRPr="005E6C94">
        <w:rPr>
          <w:rFonts w:ascii="Montserrat" w:eastAsia="Arial" w:hAnsi="Montserrat" w:cs="Arial"/>
          <w:spacing w:val="1"/>
        </w:rPr>
        <w:t>ê</w:t>
      </w:r>
      <w:r w:rsidRPr="005E6C94">
        <w:rPr>
          <w:rFonts w:ascii="Montserrat" w:eastAsia="Arial" w:hAnsi="Montserrat" w:cs="Arial"/>
          <w:spacing w:val="-1"/>
        </w:rPr>
        <w:t>m</w:t>
      </w:r>
      <w:r w:rsidRPr="005E6C94">
        <w:rPr>
          <w:rFonts w:ascii="Montserrat" w:eastAsia="Arial" w:hAnsi="Montserrat" w:cs="Arial"/>
          <w:spacing w:val="1"/>
        </w:rPr>
        <w:t>e</w:t>
      </w:r>
      <w:r w:rsidRPr="005E6C94">
        <w:rPr>
          <w:rFonts w:ascii="Montserrat" w:eastAsia="Arial" w:hAnsi="Montserrat" w:cs="Arial"/>
        </w:rPr>
        <w:t>, le</w:t>
      </w:r>
      <w:r w:rsidRPr="005E6C94">
        <w:rPr>
          <w:rFonts w:ascii="Montserrat" w:eastAsia="Arial" w:hAnsi="Montserrat" w:cs="Arial"/>
          <w:spacing w:val="4"/>
        </w:rPr>
        <w:t xml:space="preserve"> </w:t>
      </w:r>
      <w:r w:rsidRPr="005E6C94">
        <w:rPr>
          <w:rFonts w:ascii="Montserrat" w:eastAsia="Arial" w:hAnsi="Montserrat" w:cs="Arial"/>
        </w:rPr>
        <w:t>P</w:t>
      </w:r>
      <w:r w:rsidRPr="005E6C94">
        <w:rPr>
          <w:rFonts w:ascii="Montserrat" w:eastAsia="Arial" w:hAnsi="Montserrat" w:cs="Arial"/>
          <w:spacing w:val="-2"/>
        </w:rPr>
        <w:t>S</w:t>
      </w:r>
      <w:r w:rsidRPr="005E6C94">
        <w:rPr>
          <w:rFonts w:ascii="Montserrat" w:eastAsia="Arial" w:hAnsi="Montserrat" w:cs="Arial"/>
        </w:rPr>
        <w:t>IE</w:t>
      </w:r>
      <w:r w:rsidRPr="005E6C94">
        <w:rPr>
          <w:rFonts w:ascii="Montserrat" w:eastAsia="Arial" w:hAnsi="Montserrat" w:cs="Arial"/>
          <w:spacing w:val="2"/>
        </w:rPr>
        <w:t xml:space="preserve"> </w:t>
      </w:r>
      <w:r>
        <w:rPr>
          <w:rFonts w:ascii="Montserrat" w:eastAsia="Arial" w:hAnsi="Montserrat" w:cs="Arial"/>
          <w:spacing w:val="2"/>
        </w:rPr>
        <w:t xml:space="preserve">est </w:t>
      </w:r>
      <w:r w:rsidRPr="005E6C94">
        <w:rPr>
          <w:rFonts w:ascii="Montserrat" w:eastAsia="Arial" w:hAnsi="Montserrat" w:cs="Arial"/>
          <w:spacing w:val="-3"/>
        </w:rPr>
        <w:t>i</w:t>
      </w:r>
      <w:r w:rsidRPr="005E6C94">
        <w:rPr>
          <w:rFonts w:ascii="Montserrat" w:eastAsia="Arial" w:hAnsi="Montserrat" w:cs="Arial"/>
          <w:spacing w:val="-1"/>
        </w:rPr>
        <w:t>m</w:t>
      </w:r>
      <w:r w:rsidRPr="005E6C94">
        <w:rPr>
          <w:rFonts w:ascii="Montserrat" w:eastAsia="Arial" w:hAnsi="Montserrat" w:cs="Arial"/>
          <w:spacing w:val="1"/>
        </w:rPr>
        <w:t>ma</w:t>
      </w:r>
      <w:r w:rsidRPr="005E6C94">
        <w:rPr>
          <w:rFonts w:ascii="Montserrat" w:eastAsia="Arial" w:hAnsi="Montserrat" w:cs="Arial"/>
        </w:rPr>
        <w:t>tr</w:t>
      </w:r>
      <w:r w:rsidRPr="005E6C94">
        <w:rPr>
          <w:rFonts w:ascii="Montserrat" w:eastAsia="Arial" w:hAnsi="Montserrat" w:cs="Arial"/>
          <w:spacing w:val="-1"/>
        </w:rPr>
        <w:t>i</w:t>
      </w:r>
      <w:r w:rsidRPr="005E6C94">
        <w:rPr>
          <w:rFonts w:ascii="Montserrat" w:eastAsia="Arial" w:hAnsi="Montserrat" w:cs="Arial"/>
        </w:rPr>
        <w:t>c</w:t>
      </w:r>
      <w:r w:rsidRPr="005E6C94">
        <w:rPr>
          <w:rFonts w:ascii="Montserrat" w:eastAsia="Arial" w:hAnsi="Montserrat" w:cs="Arial"/>
          <w:spacing w:val="1"/>
        </w:rPr>
        <w:t>u</w:t>
      </w:r>
      <w:r w:rsidRPr="005E6C94">
        <w:rPr>
          <w:rFonts w:ascii="Montserrat" w:eastAsia="Arial" w:hAnsi="Montserrat" w:cs="Arial"/>
        </w:rPr>
        <w:t>l</w:t>
      </w:r>
      <w:r>
        <w:rPr>
          <w:rFonts w:ascii="Montserrat" w:eastAsia="Arial" w:hAnsi="Montserrat" w:cs="Arial"/>
        </w:rPr>
        <w:t>é</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rPr>
        <w:t>u</w:t>
      </w:r>
      <w:r w:rsidRPr="005E6C94">
        <w:rPr>
          <w:rFonts w:ascii="Montserrat" w:eastAsia="Arial" w:hAnsi="Montserrat" w:cs="Arial"/>
          <w:spacing w:val="4"/>
        </w:rPr>
        <w:t xml:space="preserve"> </w:t>
      </w:r>
      <w:r w:rsidRPr="005E6C94">
        <w:rPr>
          <w:rFonts w:ascii="Montserrat" w:eastAsia="Arial" w:hAnsi="Montserrat" w:cs="Arial"/>
        </w:rPr>
        <w:t>r</w:t>
      </w:r>
      <w:r w:rsidRPr="005E6C94">
        <w:rPr>
          <w:rFonts w:ascii="Montserrat" w:eastAsia="Arial" w:hAnsi="Montserrat" w:cs="Arial"/>
          <w:spacing w:val="-2"/>
        </w:rPr>
        <w:t>a</w:t>
      </w:r>
      <w:r w:rsidRPr="005E6C94">
        <w:rPr>
          <w:rFonts w:ascii="Montserrat" w:eastAsia="Arial" w:hAnsi="Montserrat" w:cs="Arial"/>
          <w:spacing w:val="1"/>
        </w:rPr>
        <w:t>n</w:t>
      </w:r>
      <w:r w:rsidRPr="005E6C94">
        <w:rPr>
          <w:rFonts w:ascii="Montserrat" w:eastAsia="Arial" w:hAnsi="Montserrat" w:cs="Arial"/>
        </w:rPr>
        <w:t>g</w:t>
      </w:r>
      <w:r w:rsidRPr="005E6C94">
        <w:rPr>
          <w:rFonts w:ascii="Montserrat" w:eastAsia="Arial" w:hAnsi="Montserrat" w:cs="Arial"/>
          <w:spacing w:val="2"/>
        </w:rPr>
        <w:t xml:space="preserve">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w:t>
      </w:r>
      <w:r w:rsidRPr="005E6C94">
        <w:rPr>
          <w:rFonts w:ascii="Montserrat" w:eastAsia="Arial" w:hAnsi="Montserrat" w:cs="Arial"/>
          <w:spacing w:val="-2"/>
        </w:rPr>
        <w:t>y</w:t>
      </w:r>
      <w:r w:rsidRPr="005E6C94">
        <w:rPr>
          <w:rFonts w:ascii="Montserrat" w:eastAsia="Arial" w:hAnsi="Montserrat" w:cs="Arial"/>
          <w:spacing w:val="1"/>
        </w:rPr>
        <w:t>eu</w:t>
      </w:r>
      <w:r w:rsidRPr="005E6C94">
        <w:rPr>
          <w:rFonts w:ascii="Montserrat" w:eastAsia="Arial" w:hAnsi="Montserrat" w:cs="Arial"/>
        </w:rPr>
        <w:t xml:space="preserve">r </w:t>
      </w:r>
      <w:r w:rsidRPr="005E6C94">
        <w:rPr>
          <w:rFonts w:ascii="Montserrat" w:eastAsia="Arial" w:hAnsi="Montserrat" w:cs="Arial"/>
          <w:spacing w:val="1"/>
        </w:rPr>
        <w:t>aup</w:t>
      </w:r>
      <w:r w:rsidRPr="005E6C94">
        <w:rPr>
          <w:rFonts w:ascii="Montserrat" w:eastAsia="Arial" w:hAnsi="Montserrat" w:cs="Arial"/>
          <w:spacing w:val="-3"/>
        </w:rPr>
        <w:t>r</w:t>
      </w:r>
      <w:r w:rsidRPr="005E6C94">
        <w:rPr>
          <w:rFonts w:ascii="Montserrat" w:eastAsia="Arial" w:hAnsi="Montserrat" w:cs="Arial"/>
          <w:spacing w:val="1"/>
        </w:rPr>
        <w:t>è</w:t>
      </w:r>
      <w:r w:rsidRPr="005E6C94">
        <w:rPr>
          <w:rFonts w:ascii="Montserrat" w:eastAsia="Arial" w:hAnsi="Montserrat" w:cs="Arial"/>
        </w:rPr>
        <w:t>s</w:t>
      </w:r>
      <w:r w:rsidRPr="005E6C94">
        <w:rPr>
          <w:rFonts w:ascii="Montserrat" w:eastAsia="Arial" w:hAnsi="Montserrat" w:cs="Arial"/>
          <w:spacing w:val="1"/>
        </w:rPr>
        <w:t xml:space="preserve"> d</w:t>
      </w:r>
      <w:r w:rsidRPr="005E6C94">
        <w:rPr>
          <w:rFonts w:ascii="Montserrat" w:eastAsia="Arial" w:hAnsi="Montserrat" w:cs="Arial"/>
        </w:rPr>
        <w:t>e</w:t>
      </w:r>
      <w:r w:rsidRPr="005E6C94">
        <w:rPr>
          <w:rFonts w:ascii="Montserrat" w:eastAsia="Arial" w:hAnsi="Montserrat" w:cs="Arial"/>
          <w:spacing w:val="2"/>
        </w:rPr>
        <w:t xml:space="preserve"> </w:t>
      </w:r>
      <w:r w:rsidRPr="005E6C94">
        <w:rPr>
          <w:rFonts w:ascii="Montserrat" w:eastAsia="Arial" w:hAnsi="Montserrat" w:cs="Arial"/>
        </w:rPr>
        <w:t>la</w:t>
      </w:r>
      <w:r w:rsidRPr="005E6C94">
        <w:rPr>
          <w:rFonts w:ascii="Montserrat" w:eastAsia="Arial" w:hAnsi="Montserrat" w:cs="Arial"/>
          <w:spacing w:val="1"/>
        </w:rPr>
        <w:t xml:space="preserve"> </w:t>
      </w:r>
      <w:r w:rsidRPr="005E6C94">
        <w:rPr>
          <w:rFonts w:ascii="Montserrat" w:eastAsia="Arial" w:hAnsi="Montserrat" w:cs="Arial"/>
          <w:spacing w:val="-1"/>
        </w:rPr>
        <w:t>m</w:t>
      </w:r>
      <w:r w:rsidRPr="005E6C94">
        <w:rPr>
          <w:rFonts w:ascii="Montserrat" w:eastAsia="Arial" w:hAnsi="Montserrat" w:cs="Arial"/>
          <w:spacing w:val="1"/>
        </w:rPr>
        <w:t>ê</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4"/>
        </w:rPr>
        <w:t xml:space="preserve"> </w:t>
      </w:r>
      <w:r w:rsidRPr="005E6C94">
        <w:rPr>
          <w:rFonts w:ascii="Montserrat" w:eastAsia="Arial" w:hAnsi="Montserrat" w:cs="Arial"/>
          <w:spacing w:val="-3"/>
        </w:rPr>
        <w:t>C</w:t>
      </w:r>
      <w:r w:rsidRPr="005E6C94">
        <w:rPr>
          <w:rFonts w:ascii="Montserrat" w:eastAsia="Arial" w:hAnsi="Montserrat" w:cs="Arial"/>
          <w:spacing w:val="1"/>
        </w:rPr>
        <w:t>a</w:t>
      </w:r>
      <w:r w:rsidRPr="005E6C94">
        <w:rPr>
          <w:rFonts w:ascii="Montserrat" w:eastAsia="Arial" w:hAnsi="Montserrat" w:cs="Arial"/>
        </w:rPr>
        <w:t>isse</w:t>
      </w:r>
      <w:r w:rsidRPr="005E6C94">
        <w:rPr>
          <w:rFonts w:ascii="Montserrat" w:eastAsia="Arial" w:hAnsi="Montserrat" w:cs="Arial"/>
          <w:spacing w:val="1"/>
        </w:rPr>
        <w:t xml:space="preserve"> e</w:t>
      </w:r>
      <w:r w:rsidRPr="005E6C94">
        <w:rPr>
          <w:rFonts w:ascii="Montserrat" w:eastAsia="Arial" w:hAnsi="Montserrat" w:cs="Arial"/>
        </w:rPr>
        <w:t>t</w:t>
      </w:r>
      <w:r w:rsidRPr="005E6C94">
        <w:rPr>
          <w:rFonts w:ascii="Montserrat" w:eastAsia="Arial" w:hAnsi="Montserrat" w:cs="Arial"/>
          <w:spacing w:val="1"/>
        </w:rPr>
        <w:t xml:space="preserve"> </w:t>
      </w:r>
      <w:r w:rsidRPr="005E6C94">
        <w:rPr>
          <w:rFonts w:ascii="Montserrat" w:eastAsia="Arial" w:hAnsi="Montserrat" w:cs="Arial"/>
        </w:rPr>
        <w:t>f</w:t>
      </w:r>
      <w:r w:rsidRPr="005E6C94">
        <w:rPr>
          <w:rFonts w:ascii="Montserrat" w:eastAsia="Arial" w:hAnsi="Montserrat" w:cs="Arial"/>
          <w:spacing w:val="1"/>
        </w:rPr>
        <w:t>a</w:t>
      </w:r>
      <w:r w:rsidRPr="005E6C94">
        <w:rPr>
          <w:rFonts w:ascii="Montserrat" w:eastAsia="Arial" w:hAnsi="Montserrat" w:cs="Arial"/>
        </w:rPr>
        <w:t>i</w:t>
      </w:r>
      <w:r>
        <w:rPr>
          <w:rFonts w:ascii="Montserrat" w:eastAsia="Arial" w:hAnsi="Montserrat" w:cs="Arial"/>
          <w:spacing w:val="-1"/>
        </w:rPr>
        <w:t>t</w:t>
      </w:r>
      <w:r w:rsidRPr="005E6C94">
        <w:rPr>
          <w:rFonts w:ascii="Montserrat" w:eastAsia="Arial" w:hAnsi="Montserrat" w:cs="Arial"/>
          <w:spacing w:val="1"/>
        </w:rPr>
        <w:t xml:space="preserve"> fa</w:t>
      </w:r>
      <w:r w:rsidRPr="005E6C94">
        <w:rPr>
          <w:rFonts w:ascii="Montserrat" w:eastAsia="Arial" w:hAnsi="Montserrat" w:cs="Arial"/>
          <w:spacing w:val="-2"/>
        </w:rPr>
        <w:t>c</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spacing w:val="1"/>
        </w:rPr>
        <w:t>u</w:t>
      </w:r>
      <w:r w:rsidRPr="005E6C94">
        <w:rPr>
          <w:rFonts w:ascii="Montserrat" w:eastAsia="Arial" w:hAnsi="Montserrat" w:cs="Arial"/>
        </w:rPr>
        <w:t>x c</w:t>
      </w:r>
      <w:r w:rsidRPr="005E6C94">
        <w:rPr>
          <w:rFonts w:ascii="Montserrat" w:eastAsia="Arial" w:hAnsi="Montserrat" w:cs="Arial"/>
          <w:spacing w:val="-1"/>
        </w:rPr>
        <w:t>o</w:t>
      </w:r>
      <w:r w:rsidRPr="005E6C94">
        <w:rPr>
          <w:rFonts w:ascii="Montserrat" w:eastAsia="Arial" w:hAnsi="Montserrat" w:cs="Arial"/>
          <w:spacing w:val="1"/>
        </w:rPr>
        <w:t>n</w:t>
      </w:r>
      <w:r w:rsidRPr="005E6C94">
        <w:rPr>
          <w:rFonts w:ascii="Montserrat" w:eastAsia="Arial" w:hAnsi="Montserrat" w:cs="Arial"/>
        </w:rPr>
        <w:t>tr</w:t>
      </w:r>
      <w:r w:rsidRPr="005E6C94">
        <w:rPr>
          <w:rFonts w:ascii="Montserrat" w:eastAsia="Arial" w:hAnsi="Montserrat" w:cs="Arial"/>
          <w:spacing w:val="-1"/>
        </w:rPr>
        <w:t>i</w:t>
      </w:r>
      <w:r w:rsidRPr="005E6C94">
        <w:rPr>
          <w:rFonts w:ascii="Montserrat" w:eastAsia="Arial" w:hAnsi="Montserrat" w:cs="Arial"/>
          <w:spacing w:val="1"/>
        </w:rPr>
        <w:t>bu</w:t>
      </w:r>
      <w:r w:rsidRPr="005E6C94">
        <w:rPr>
          <w:rFonts w:ascii="Montserrat" w:eastAsia="Arial" w:hAnsi="Montserrat" w:cs="Arial"/>
          <w:spacing w:val="-2"/>
        </w:rPr>
        <w:t>t</w:t>
      </w:r>
      <w:r w:rsidRPr="005E6C94">
        <w:rPr>
          <w:rFonts w:ascii="Montserrat" w:eastAsia="Arial" w:hAnsi="Montserrat" w:cs="Arial"/>
        </w:rPr>
        <w:t>io</w:t>
      </w:r>
      <w:r w:rsidRPr="005E6C94">
        <w:rPr>
          <w:rFonts w:ascii="Montserrat" w:eastAsia="Arial" w:hAnsi="Montserrat" w:cs="Arial"/>
          <w:spacing w:val="1"/>
        </w:rPr>
        <w:t>n</w:t>
      </w:r>
      <w:r w:rsidRPr="005E6C94">
        <w:rPr>
          <w:rFonts w:ascii="Montserrat" w:eastAsia="Arial" w:hAnsi="Montserrat" w:cs="Arial"/>
        </w:rPr>
        <w:t xml:space="preserve">s </w:t>
      </w:r>
      <w:r w:rsidRPr="005E6C94">
        <w:rPr>
          <w:rFonts w:ascii="Montserrat" w:eastAsia="Arial" w:hAnsi="Montserrat" w:cs="Arial"/>
          <w:spacing w:val="-1"/>
        </w:rPr>
        <w:t>p</w:t>
      </w:r>
      <w:r w:rsidRPr="005E6C94">
        <w:rPr>
          <w:rFonts w:ascii="Montserrat" w:eastAsia="Arial" w:hAnsi="Montserrat" w:cs="Arial"/>
          <w:spacing w:val="1"/>
        </w:rPr>
        <w:t>a</w:t>
      </w:r>
      <w:r w:rsidRPr="005E6C94">
        <w:rPr>
          <w:rFonts w:ascii="Montserrat" w:eastAsia="Arial" w:hAnsi="Montserrat" w:cs="Arial"/>
        </w:rPr>
        <w:t>tro</w:t>
      </w:r>
      <w:r w:rsidRPr="005E6C94">
        <w:rPr>
          <w:rFonts w:ascii="Montserrat" w:eastAsia="Arial" w:hAnsi="Montserrat" w:cs="Arial"/>
          <w:spacing w:val="-1"/>
        </w:rPr>
        <w:t>n</w:t>
      </w:r>
      <w:r w:rsidRPr="005E6C94">
        <w:rPr>
          <w:rFonts w:ascii="Montserrat" w:eastAsia="Arial" w:hAnsi="Montserrat" w:cs="Arial"/>
          <w:spacing w:val="1"/>
        </w:rPr>
        <w:t>a</w:t>
      </w:r>
      <w:r w:rsidRPr="005E6C94">
        <w:rPr>
          <w:rFonts w:ascii="Montserrat" w:eastAsia="Arial" w:hAnsi="Montserrat" w:cs="Arial"/>
        </w:rPr>
        <w:t>les</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spacing w:val="1"/>
        </w:rPr>
        <w:t>u</w:t>
      </w:r>
      <w:r w:rsidRPr="005E6C94">
        <w:rPr>
          <w:rFonts w:ascii="Montserrat" w:eastAsia="Arial" w:hAnsi="Montserrat" w:cs="Arial"/>
        </w:rPr>
        <w:t>x</w:t>
      </w:r>
      <w:r w:rsidRPr="005E6C94">
        <w:rPr>
          <w:rFonts w:ascii="Montserrat" w:eastAsia="Arial" w:hAnsi="Montserrat" w:cs="Arial"/>
          <w:spacing w:val="1"/>
        </w:rPr>
        <w:t>q</w:t>
      </w:r>
      <w:r w:rsidRPr="005E6C94">
        <w:rPr>
          <w:rFonts w:ascii="Montserrat" w:eastAsia="Arial" w:hAnsi="Montserrat" w:cs="Arial"/>
          <w:spacing w:val="-1"/>
        </w:rPr>
        <w:t>u</w:t>
      </w:r>
      <w:r w:rsidRPr="005E6C94">
        <w:rPr>
          <w:rFonts w:ascii="Montserrat" w:eastAsia="Arial" w:hAnsi="Montserrat" w:cs="Arial"/>
          <w:spacing w:val="1"/>
        </w:rPr>
        <w:t>e</w:t>
      </w:r>
      <w:r w:rsidRPr="005E6C94">
        <w:rPr>
          <w:rFonts w:ascii="Montserrat" w:eastAsia="Arial" w:hAnsi="Montserrat" w:cs="Arial"/>
        </w:rPr>
        <w:t>l</w:t>
      </w:r>
      <w:r w:rsidRPr="005E6C94">
        <w:rPr>
          <w:rFonts w:ascii="Montserrat" w:eastAsia="Arial" w:hAnsi="Montserrat" w:cs="Arial"/>
          <w:spacing w:val="-1"/>
        </w:rPr>
        <w:t>l</w:t>
      </w:r>
      <w:r w:rsidRPr="005E6C94">
        <w:rPr>
          <w:rFonts w:ascii="Montserrat" w:eastAsia="Arial" w:hAnsi="Montserrat" w:cs="Arial"/>
          <w:spacing w:val="1"/>
        </w:rPr>
        <w:t>e</w:t>
      </w:r>
      <w:r w:rsidRPr="005E6C94">
        <w:rPr>
          <w:rFonts w:ascii="Montserrat" w:eastAsia="Arial" w:hAnsi="Montserrat" w:cs="Arial"/>
        </w:rPr>
        <w:t>s l</w:t>
      </w:r>
      <w:r w:rsidRPr="005E6C94">
        <w:rPr>
          <w:rFonts w:ascii="Montserrat" w:eastAsia="Arial" w:hAnsi="Montserrat" w:cs="Arial"/>
          <w:spacing w:val="1"/>
        </w:rPr>
        <w:t>e</w:t>
      </w:r>
      <w:r w:rsidRPr="005E6C94">
        <w:rPr>
          <w:rFonts w:ascii="Montserrat" w:eastAsia="Arial" w:hAnsi="Montserrat" w:cs="Arial"/>
        </w:rPr>
        <w:t xml:space="preserve">s </w:t>
      </w:r>
      <w:r w:rsidRPr="005E6C94">
        <w:rPr>
          <w:rFonts w:ascii="Montserrat" w:eastAsia="Arial" w:hAnsi="Montserrat" w:cs="Arial"/>
          <w:spacing w:val="-1"/>
        </w:rPr>
        <w:t>e</w:t>
      </w:r>
      <w:r w:rsidRPr="005E6C94">
        <w:rPr>
          <w:rFonts w:ascii="Montserrat" w:eastAsia="Arial" w:hAnsi="Montserrat" w:cs="Arial"/>
          <w:spacing w:val="1"/>
        </w:rPr>
        <w:t>mp</w:t>
      </w:r>
      <w:r w:rsidRPr="005E6C94">
        <w:rPr>
          <w:rFonts w:ascii="Montserrat" w:eastAsia="Arial" w:hAnsi="Montserrat" w:cs="Arial"/>
          <w:spacing w:val="-3"/>
        </w:rPr>
        <w:t>l</w:t>
      </w:r>
      <w:r w:rsidRPr="005E6C94">
        <w:rPr>
          <w:rFonts w:ascii="Montserrat" w:eastAsia="Arial" w:hAnsi="Montserrat" w:cs="Arial"/>
          <w:spacing w:val="1"/>
        </w:rPr>
        <w:t>o</w:t>
      </w:r>
      <w:r w:rsidRPr="005E6C94">
        <w:rPr>
          <w:rFonts w:ascii="Montserrat" w:eastAsia="Arial" w:hAnsi="Montserrat" w:cs="Arial"/>
        </w:rPr>
        <w:t>y</w:t>
      </w:r>
      <w:r w:rsidRPr="005E6C94">
        <w:rPr>
          <w:rFonts w:ascii="Montserrat" w:eastAsia="Arial" w:hAnsi="Montserrat" w:cs="Arial"/>
          <w:spacing w:val="1"/>
        </w:rPr>
        <w:t>eu</w:t>
      </w:r>
      <w:r w:rsidRPr="005E6C94">
        <w:rPr>
          <w:rFonts w:ascii="Montserrat" w:eastAsia="Arial" w:hAnsi="Montserrat" w:cs="Arial"/>
        </w:rPr>
        <w:t xml:space="preserve">rs </w:t>
      </w:r>
      <w:r w:rsidRPr="005E6C94">
        <w:rPr>
          <w:rFonts w:ascii="Montserrat" w:eastAsia="Arial" w:hAnsi="Montserrat" w:cs="Arial"/>
          <w:spacing w:val="-3"/>
        </w:rPr>
        <w:t>s</w:t>
      </w:r>
      <w:r w:rsidRPr="005E6C94">
        <w:rPr>
          <w:rFonts w:ascii="Montserrat" w:eastAsia="Arial" w:hAnsi="Montserrat" w:cs="Arial"/>
          <w:spacing w:val="1"/>
        </w:rPr>
        <w:t>on</w:t>
      </w:r>
      <w:r w:rsidRPr="005E6C94">
        <w:rPr>
          <w:rFonts w:ascii="Montserrat" w:eastAsia="Arial" w:hAnsi="Montserrat" w:cs="Arial"/>
        </w:rPr>
        <w:t>t</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rPr>
        <w:t>ss</w:t>
      </w:r>
      <w:r w:rsidRPr="005E6C94">
        <w:rPr>
          <w:rFonts w:ascii="Montserrat" w:eastAsia="Arial" w:hAnsi="Montserrat" w:cs="Arial"/>
          <w:spacing w:val="1"/>
        </w:rPr>
        <w:t>u</w:t>
      </w:r>
      <w:r w:rsidRPr="005E6C94">
        <w:rPr>
          <w:rFonts w:ascii="Montserrat" w:eastAsia="Arial" w:hAnsi="Montserrat" w:cs="Arial"/>
        </w:rPr>
        <w:t>je</w:t>
      </w:r>
      <w:r w:rsidRPr="005E6C94">
        <w:rPr>
          <w:rFonts w:ascii="Montserrat" w:eastAsia="Arial" w:hAnsi="Montserrat" w:cs="Arial"/>
          <w:spacing w:val="-1"/>
        </w:rPr>
        <w:t>t</w:t>
      </w:r>
      <w:r w:rsidRPr="005E6C94">
        <w:rPr>
          <w:rFonts w:ascii="Montserrat" w:eastAsia="Arial" w:hAnsi="Montserrat" w:cs="Arial"/>
        </w:rPr>
        <w:t>tis.</w:t>
      </w:r>
      <w:r>
        <w:rPr>
          <w:rFonts w:ascii="Montserrat" w:eastAsia="Arial" w:hAnsi="Montserrat" w:cs="Arial"/>
        </w:rPr>
        <w:t xml:space="preserve"> Il convient de rappeler que tout ce paquet d’appui aux entreprises est pris en compte dans l’assistance de l’Etat pour le règlement salarial des jeunes employés mis à la disposition de l’entreprise en vue de sa croissance et de son développement.</w:t>
      </w:r>
    </w:p>
    <w:p w14:paraId="0D84DC0C" w14:textId="09E6FBA9" w:rsidR="00F319FF" w:rsidRDefault="00F319FF" w:rsidP="00954908">
      <w:pPr>
        <w:spacing w:after="0"/>
        <w:jc w:val="both"/>
      </w:pPr>
      <w:r>
        <w:rPr>
          <w:rFonts w:ascii="Montserrat" w:hAnsi="Montserrat"/>
        </w:rPr>
        <w:t>Etant traité au même titre que les employés du privé ou du parapublic, l</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5"/>
        </w:rPr>
        <w:t xml:space="preserve"> </w:t>
      </w:r>
      <w:r w:rsidRPr="005E6C94">
        <w:rPr>
          <w:rFonts w:ascii="Montserrat" w:eastAsia="Arial" w:hAnsi="Montserrat" w:cs="Arial"/>
          <w:spacing w:val="-1"/>
        </w:rPr>
        <w:t>b</w:t>
      </w:r>
      <w:r w:rsidRPr="005E6C94">
        <w:rPr>
          <w:rFonts w:ascii="Montserrat" w:eastAsia="Arial" w:hAnsi="Montserrat" w:cs="Arial"/>
          <w:spacing w:val="1"/>
        </w:rPr>
        <w:t>é</w:t>
      </w:r>
      <w:r w:rsidRPr="005E6C94">
        <w:rPr>
          <w:rFonts w:ascii="Montserrat" w:eastAsia="Arial" w:hAnsi="Montserrat" w:cs="Arial"/>
          <w:spacing w:val="-1"/>
        </w:rPr>
        <w:t>n</w:t>
      </w:r>
      <w:r w:rsidRPr="005E6C94">
        <w:rPr>
          <w:rFonts w:ascii="Montserrat" w:eastAsia="Arial" w:hAnsi="Montserrat" w:cs="Arial"/>
          <w:spacing w:val="1"/>
        </w:rPr>
        <w:t>é</w:t>
      </w:r>
      <w:r w:rsidRPr="005E6C94">
        <w:rPr>
          <w:rFonts w:ascii="Montserrat" w:eastAsia="Arial" w:hAnsi="Montserrat" w:cs="Arial"/>
        </w:rPr>
        <w:t>ficiai</w:t>
      </w:r>
      <w:r w:rsidRPr="005E6C94">
        <w:rPr>
          <w:rFonts w:ascii="Montserrat" w:eastAsia="Arial" w:hAnsi="Montserrat" w:cs="Arial"/>
          <w:spacing w:val="-1"/>
        </w:rPr>
        <w:t>r</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5"/>
        </w:rPr>
        <w:t xml:space="preserve"> </w:t>
      </w:r>
      <w:r w:rsidRPr="005E6C94">
        <w:rPr>
          <w:rFonts w:ascii="Montserrat" w:eastAsia="Arial" w:hAnsi="Montserrat" w:cs="Arial"/>
        </w:rPr>
        <w:t>recr</w:t>
      </w:r>
      <w:r w:rsidRPr="005E6C94">
        <w:rPr>
          <w:rFonts w:ascii="Montserrat" w:eastAsia="Arial" w:hAnsi="Montserrat" w:cs="Arial"/>
          <w:spacing w:val="-2"/>
        </w:rPr>
        <w:t>u</w:t>
      </w:r>
      <w:r w:rsidRPr="005E6C94">
        <w:rPr>
          <w:rFonts w:ascii="Montserrat" w:eastAsia="Arial" w:hAnsi="Montserrat" w:cs="Arial"/>
        </w:rPr>
        <w:t>t</w:t>
      </w:r>
      <w:r w:rsidRPr="005E6C94">
        <w:rPr>
          <w:rFonts w:ascii="Montserrat" w:eastAsia="Arial" w:hAnsi="Montserrat" w:cs="Arial"/>
          <w:spacing w:val="1"/>
        </w:rPr>
        <w:t>é</w:t>
      </w:r>
      <w:r w:rsidRPr="005E6C94">
        <w:rPr>
          <w:rFonts w:ascii="Montserrat" w:eastAsia="Arial" w:hAnsi="Montserrat" w:cs="Arial"/>
        </w:rPr>
        <w:t>s</w:t>
      </w:r>
      <w:r w:rsidRPr="005E6C94">
        <w:rPr>
          <w:rFonts w:ascii="Montserrat" w:eastAsia="Arial" w:hAnsi="Montserrat" w:cs="Arial"/>
          <w:spacing w:val="5"/>
        </w:rPr>
        <w:t xml:space="preserve"> </w:t>
      </w:r>
      <w:r w:rsidRPr="005E6C94">
        <w:rPr>
          <w:rFonts w:ascii="Montserrat" w:eastAsia="Arial" w:hAnsi="Montserrat" w:cs="Arial"/>
          <w:spacing w:val="-1"/>
        </w:rPr>
        <w:t>p</w:t>
      </w:r>
      <w:r w:rsidRPr="005E6C94">
        <w:rPr>
          <w:rFonts w:ascii="Montserrat" w:eastAsia="Arial" w:hAnsi="Montserrat" w:cs="Arial"/>
          <w:spacing w:val="1"/>
        </w:rPr>
        <w:t>ou</w:t>
      </w:r>
      <w:r w:rsidRPr="005E6C94">
        <w:rPr>
          <w:rFonts w:ascii="Montserrat" w:eastAsia="Arial" w:hAnsi="Montserrat" w:cs="Arial"/>
        </w:rPr>
        <w:t>r</w:t>
      </w:r>
      <w:r w:rsidRPr="005E6C94">
        <w:rPr>
          <w:rFonts w:ascii="Montserrat" w:eastAsia="Arial" w:hAnsi="Montserrat" w:cs="Arial"/>
          <w:spacing w:val="5"/>
        </w:rPr>
        <w:t xml:space="preserve"> </w:t>
      </w:r>
      <w:r w:rsidRPr="005E6C94">
        <w:rPr>
          <w:rFonts w:ascii="Montserrat" w:eastAsia="Arial" w:hAnsi="Montserrat" w:cs="Arial"/>
          <w:spacing w:val="1"/>
        </w:rPr>
        <w:t>o</w:t>
      </w:r>
      <w:r w:rsidRPr="005E6C94">
        <w:rPr>
          <w:rFonts w:ascii="Montserrat" w:eastAsia="Arial" w:hAnsi="Montserrat" w:cs="Arial"/>
        </w:rPr>
        <w:t>c</w:t>
      </w:r>
      <w:r w:rsidRPr="005E6C94">
        <w:rPr>
          <w:rFonts w:ascii="Montserrat" w:eastAsia="Arial" w:hAnsi="Montserrat" w:cs="Arial"/>
          <w:spacing w:val="-2"/>
        </w:rPr>
        <w:t>c</w:t>
      </w:r>
      <w:r w:rsidRPr="005E6C94">
        <w:rPr>
          <w:rFonts w:ascii="Montserrat" w:eastAsia="Arial" w:hAnsi="Montserrat" w:cs="Arial"/>
          <w:spacing w:val="1"/>
        </w:rPr>
        <w:t>upe</w:t>
      </w:r>
      <w:r w:rsidRPr="005E6C94">
        <w:rPr>
          <w:rFonts w:ascii="Montserrat" w:eastAsia="Arial" w:hAnsi="Montserrat" w:cs="Arial"/>
        </w:rPr>
        <w:t>r</w:t>
      </w:r>
      <w:r w:rsidRPr="005E6C94">
        <w:rPr>
          <w:rFonts w:ascii="Montserrat" w:eastAsia="Arial" w:hAnsi="Montserrat" w:cs="Arial"/>
          <w:spacing w:val="2"/>
        </w:rPr>
        <w:t xml:space="preserve"> </w:t>
      </w:r>
      <w:r w:rsidRPr="005E6C94">
        <w:rPr>
          <w:rFonts w:ascii="Montserrat" w:eastAsia="Arial" w:hAnsi="Montserrat" w:cs="Arial"/>
          <w:spacing w:val="1"/>
        </w:rPr>
        <w:t>de</w:t>
      </w:r>
      <w:r w:rsidRPr="005E6C94">
        <w:rPr>
          <w:rFonts w:ascii="Montserrat" w:eastAsia="Arial" w:hAnsi="Montserrat" w:cs="Arial"/>
        </w:rPr>
        <w:t>s</w:t>
      </w:r>
      <w:r w:rsidRPr="005E6C94">
        <w:rPr>
          <w:rFonts w:ascii="Montserrat" w:eastAsia="Arial" w:hAnsi="Montserrat" w:cs="Arial"/>
          <w:spacing w:val="3"/>
        </w:rPr>
        <w:t xml:space="preserve"> </w:t>
      </w:r>
      <w:r w:rsidRPr="005E6C94">
        <w:rPr>
          <w:rFonts w:ascii="Montserrat" w:eastAsia="Arial" w:hAnsi="Montserrat" w:cs="Arial"/>
          <w:spacing w:val="1"/>
        </w:rPr>
        <w:t>po</w:t>
      </w:r>
      <w:r w:rsidRPr="005E6C94">
        <w:rPr>
          <w:rFonts w:ascii="Montserrat" w:eastAsia="Arial" w:hAnsi="Montserrat" w:cs="Arial"/>
        </w:rPr>
        <w:t>st</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3"/>
        </w:rPr>
        <w:t xml:space="preserve">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5"/>
        </w:rPr>
        <w:t>e</w:t>
      </w:r>
      <w:r w:rsidRPr="005E6C94">
        <w:rPr>
          <w:rFonts w:ascii="Montserrat" w:eastAsia="Arial" w:hAnsi="Montserrat" w:cs="Arial"/>
          <w:spacing w:val="1"/>
        </w:rPr>
        <w:t>mp</w:t>
      </w:r>
      <w:r w:rsidRPr="005E6C94">
        <w:rPr>
          <w:rFonts w:ascii="Montserrat" w:eastAsia="Arial" w:hAnsi="Montserrat" w:cs="Arial"/>
        </w:rPr>
        <w:t>loi</w:t>
      </w:r>
      <w:r w:rsidRPr="005E6C94">
        <w:rPr>
          <w:rFonts w:ascii="Montserrat" w:eastAsia="Arial" w:hAnsi="Montserrat" w:cs="Arial"/>
          <w:spacing w:val="3"/>
        </w:rPr>
        <w:t xml:space="preserve"> </w:t>
      </w:r>
      <w:r w:rsidRPr="005E6C94">
        <w:rPr>
          <w:rFonts w:ascii="Montserrat" w:eastAsia="Arial" w:hAnsi="Montserrat" w:cs="Arial"/>
          <w:spacing w:val="1"/>
        </w:rPr>
        <w:t>d</w:t>
      </w:r>
      <w:r w:rsidRPr="005E6C94">
        <w:rPr>
          <w:rFonts w:ascii="Montserrat" w:eastAsia="Arial" w:hAnsi="Montserrat" w:cs="Arial"/>
          <w:spacing w:val="-1"/>
        </w:rPr>
        <w:t>a</w:t>
      </w:r>
      <w:r w:rsidRPr="005E6C94">
        <w:rPr>
          <w:rFonts w:ascii="Montserrat" w:eastAsia="Arial" w:hAnsi="Montserrat" w:cs="Arial"/>
          <w:spacing w:val="1"/>
        </w:rPr>
        <w:t>n</w:t>
      </w:r>
      <w:r w:rsidRPr="005E6C94">
        <w:rPr>
          <w:rFonts w:ascii="Montserrat" w:eastAsia="Arial" w:hAnsi="Montserrat" w:cs="Arial"/>
        </w:rPr>
        <w:t>s</w:t>
      </w:r>
      <w:r w:rsidRPr="005E6C94">
        <w:rPr>
          <w:rFonts w:ascii="Montserrat" w:eastAsia="Arial" w:hAnsi="Montserrat" w:cs="Arial"/>
          <w:spacing w:val="5"/>
        </w:rPr>
        <w:t xml:space="preserve"> </w:t>
      </w:r>
      <w:r w:rsidRPr="005E6C94">
        <w:rPr>
          <w:rFonts w:ascii="Montserrat" w:eastAsia="Arial" w:hAnsi="Montserrat" w:cs="Arial"/>
          <w:spacing w:val="-3"/>
        </w:rPr>
        <w:t>l</w:t>
      </w:r>
      <w:r w:rsidRPr="005E6C94">
        <w:rPr>
          <w:rFonts w:ascii="Montserrat" w:eastAsia="Arial" w:hAnsi="Montserrat" w:cs="Arial"/>
        </w:rPr>
        <w:t>e</w:t>
      </w:r>
      <w:r w:rsidRPr="005E6C94">
        <w:rPr>
          <w:rFonts w:ascii="Montserrat" w:eastAsia="Arial" w:hAnsi="Montserrat" w:cs="Arial"/>
          <w:spacing w:val="6"/>
        </w:rPr>
        <w:t xml:space="preserve"> </w:t>
      </w:r>
      <w:r w:rsidRPr="005E6C94">
        <w:rPr>
          <w:rFonts w:ascii="Montserrat" w:eastAsia="Arial" w:hAnsi="Montserrat" w:cs="Arial"/>
        </w:rPr>
        <w:t>c</w:t>
      </w:r>
      <w:r w:rsidRPr="005E6C94">
        <w:rPr>
          <w:rFonts w:ascii="Montserrat" w:eastAsia="Arial" w:hAnsi="Montserrat" w:cs="Arial"/>
          <w:spacing w:val="1"/>
        </w:rPr>
        <w:t>ad</w:t>
      </w:r>
      <w:r w:rsidRPr="005E6C94">
        <w:rPr>
          <w:rFonts w:ascii="Montserrat" w:eastAsia="Arial" w:hAnsi="Montserrat" w:cs="Arial"/>
        </w:rPr>
        <w:t>re</w:t>
      </w:r>
      <w:r w:rsidRPr="005E6C94">
        <w:rPr>
          <w:rFonts w:ascii="Montserrat" w:eastAsia="Arial" w:hAnsi="Montserrat" w:cs="Arial"/>
          <w:spacing w:val="3"/>
        </w:rPr>
        <w:t xml:space="preserve"> </w:t>
      </w:r>
      <w:r w:rsidRPr="005E6C94">
        <w:rPr>
          <w:rFonts w:ascii="Montserrat" w:eastAsia="Arial" w:hAnsi="Montserrat" w:cs="Arial"/>
          <w:spacing w:val="1"/>
        </w:rPr>
        <w:t>d</w:t>
      </w:r>
      <w:r w:rsidRPr="005E6C94">
        <w:rPr>
          <w:rFonts w:ascii="Montserrat" w:eastAsia="Arial" w:hAnsi="Montserrat" w:cs="Arial"/>
        </w:rPr>
        <w:t>u</w:t>
      </w:r>
      <w:r w:rsidRPr="005E6C94">
        <w:rPr>
          <w:rFonts w:ascii="Montserrat" w:eastAsia="Arial" w:hAnsi="Montserrat" w:cs="Arial"/>
          <w:spacing w:val="4"/>
        </w:rPr>
        <w:t xml:space="preserve"> </w:t>
      </w:r>
      <w:r w:rsidRPr="005E6C94">
        <w:rPr>
          <w:rFonts w:ascii="Montserrat" w:eastAsia="Arial" w:hAnsi="Montserrat" w:cs="Arial"/>
        </w:rPr>
        <w:t>P</w:t>
      </w:r>
      <w:r w:rsidRPr="005E6C94">
        <w:rPr>
          <w:rFonts w:ascii="Montserrat" w:eastAsia="Arial" w:hAnsi="Montserrat" w:cs="Arial"/>
          <w:spacing w:val="-2"/>
        </w:rPr>
        <w:t>S</w:t>
      </w:r>
      <w:r w:rsidRPr="005E6C94">
        <w:rPr>
          <w:rFonts w:ascii="Montserrat" w:eastAsia="Arial" w:hAnsi="Montserrat" w:cs="Arial"/>
        </w:rPr>
        <w:t>IE</w:t>
      </w:r>
      <w:r w:rsidRPr="005E6C94">
        <w:rPr>
          <w:rFonts w:ascii="Montserrat" w:eastAsia="Arial" w:hAnsi="Montserrat" w:cs="Arial"/>
          <w:spacing w:val="6"/>
        </w:rPr>
        <w:t xml:space="preserve"> </w:t>
      </w:r>
      <w:r w:rsidRPr="005E6C94">
        <w:rPr>
          <w:rFonts w:ascii="Montserrat" w:eastAsia="Arial" w:hAnsi="Montserrat" w:cs="Arial"/>
        </w:rPr>
        <w:t>s</w:t>
      </w:r>
      <w:r w:rsidRPr="005E6C94">
        <w:rPr>
          <w:rFonts w:ascii="Montserrat" w:eastAsia="Arial" w:hAnsi="Montserrat" w:cs="Arial"/>
          <w:spacing w:val="1"/>
        </w:rPr>
        <w:t>o</w:t>
      </w:r>
      <w:r w:rsidRPr="005E6C94">
        <w:rPr>
          <w:rFonts w:ascii="Montserrat" w:eastAsia="Arial" w:hAnsi="Montserrat" w:cs="Arial"/>
          <w:spacing w:val="-1"/>
        </w:rPr>
        <w:t>n</w:t>
      </w:r>
      <w:r w:rsidRPr="005E6C94">
        <w:rPr>
          <w:rFonts w:ascii="Montserrat" w:eastAsia="Arial" w:hAnsi="Montserrat" w:cs="Arial"/>
        </w:rPr>
        <w:t>t</w:t>
      </w:r>
      <w:r>
        <w:rPr>
          <w:rFonts w:ascii="Montserrat" w:eastAsia="Arial" w:hAnsi="Montserrat" w:cs="Arial"/>
        </w:rPr>
        <w:t xml:space="preserve"> </w:t>
      </w:r>
      <w:r w:rsidRPr="005E6C94">
        <w:rPr>
          <w:rFonts w:ascii="Montserrat" w:eastAsia="Arial" w:hAnsi="Montserrat" w:cs="Arial"/>
          <w:spacing w:val="1"/>
        </w:rPr>
        <w:t>a</w:t>
      </w:r>
      <w:r w:rsidRPr="005E6C94">
        <w:rPr>
          <w:rFonts w:ascii="Montserrat" w:eastAsia="Arial" w:hAnsi="Montserrat" w:cs="Arial"/>
        </w:rPr>
        <w:t>ss</w:t>
      </w:r>
      <w:r w:rsidRPr="005E6C94">
        <w:rPr>
          <w:rFonts w:ascii="Montserrat" w:eastAsia="Arial" w:hAnsi="Montserrat" w:cs="Arial"/>
          <w:spacing w:val="1"/>
        </w:rPr>
        <w:t>u</w:t>
      </w:r>
      <w:r w:rsidRPr="005E6C94">
        <w:rPr>
          <w:rFonts w:ascii="Montserrat" w:eastAsia="Arial" w:hAnsi="Montserrat" w:cs="Arial"/>
        </w:rPr>
        <w:t>je</w:t>
      </w:r>
      <w:r w:rsidRPr="005E6C94">
        <w:rPr>
          <w:rFonts w:ascii="Montserrat" w:eastAsia="Arial" w:hAnsi="Montserrat" w:cs="Arial"/>
          <w:spacing w:val="1"/>
        </w:rPr>
        <w:t>t</w:t>
      </w:r>
      <w:r w:rsidRPr="005E6C94">
        <w:rPr>
          <w:rFonts w:ascii="Montserrat" w:eastAsia="Arial" w:hAnsi="Montserrat" w:cs="Arial"/>
        </w:rPr>
        <w:t>tis</w:t>
      </w:r>
      <w:r w:rsidRPr="005E6C94">
        <w:rPr>
          <w:rFonts w:ascii="Montserrat" w:eastAsia="Arial" w:hAnsi="Montserrat" w:cs="Arial"/>
          <w:spacing w:val="-2"/>
        </w:rPr>
        <w:t xml:space="preserve"> </w:t>
      </w:r>
      <w:r w:rsidRPr="005E6C94">
        <w:rPr>
          <w:rFonts w:ascii="Montserrat" w:eastAsia="Arial" w:hAnsi="Montserrat" w:cs="Arial"/>
        </w:rPr>
        <w:t>à</w:t>
      </w:r>
      <w:r w:rsidRPr="005E6C94">
        <w:rPr>
          <w:rFonts w:ascii="Montserrat" w:eastAsia="Arial" w:hAnsi="Montserrat" w:cs="Arial"/>
          <w:spacing w:val="1"/>
        </w:rPr>
        <w:t xml:space="preserve"> </w:t>
      </w:r>
      <w:r w:rsidRPr="005E6C94">
        <w:rPr>
          <w:rFonts w:ascii="Montserrat" w:eastAsia="Arial" w:hAnsi="Montserrat" w:cs="Arial"/>
        </w:rPr>
        <w:t>l’I</w:t>
      </w:r>
      <w:r w:rsidRPr="005E6C94">
        <w:rPr>
          <w:rFonts w:ascii="Montserrat" w:eastAsia="Arial" w:hAnsi="Montserrat" w:cs="Arial"/>
          <w:spacing w:val="-1"/>
        </w:rPr>
        <w:t>m</w:t>
      </w:r>
      <w:r w:rsidRPr="005E6C94">
        <w:rPr>
          <w:rFonts w:ascii="Montserrat" w:eastAsia="Arial" w:hAnsi="Montserrat" w:cs="Arial"/>
          <w:spacing w:val="1"/>
        </w:rPr>
        <w:t>pô</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rPr>
        <w:t>s</w:t>
      </w:r>
      <w:r w:rsidRPr="005E6C94">
        <w:rPr>
          <w:rFonts w:ascii="Montserrat" w:eastAsia="Arial" w:hAnsi="Montserrat" w:cs="Arial"/>
          <w:spacing w:val="1"/>
        </w:rPr>
        <w:t>u</w:t>
      </w:r>
      <w:r w:rsidRPr="005E6C94">
        <w:rPr>
          <w:rFonts w:ascii="Montserrat" w:eastAsia="Arial" w:hAnsi="Montserrat" w:cs="Arial"/>
        </w:rPr>
        <w:t>r</w:t>
      </w:r>
      <w:r w:rsidRPr="005E6C94">
        <w:rPr>
          <w:rFonts w:ascii="Montserrat" w:eastAsia="Arial" w:hAnsi="Montserrat" w:cs="Arial"/>
          <w:spacing w:val="-2"/>
        </w:rPr>
        <w:t xml:space="preserve"> </w:t>
      </w:r>
      <w:r w:rsidRPr="005E6C94">
        <w:rPr>
          <w:rFonts w:ascii="Montserrat" w:eastAsia="Arial" w:hAnsi="Montserrat" w:cs="Arial"/>
        </w:rPr>
        <w:t>les</w:t>
      </w:r>
      <w:r w:rsidRPr="005E6C94">
        <w:rPr>
          <w:rFonts w:ascii="Montserrat" w:eastAsia="Arial" w:hAnsi="Montserrat" w:cs="Arial"/>
          <w:spacing w:val="1"/>
        </w:rPr>
        <w:t xml:space="preserve"> </w:t>
      </w:r>
      <w:r w:rsidRPr="005E6C94">
        <w:rPr>
          <w:rFonts w:ascii="Montserrat" w:eastAsia="Arial" w:hAnsi="Montserrat" w:cs="Arial"/>
        </w:rPr>
        <w:t>rev</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spacing w:val="1"/>
        </w:rPr>
        <w:t>u</w:t>
      </w:r>
      <w:r w:rsidRPr="005E6C94">
        <w:rPr>
          <w:rFonts w:ascii="Montserrat" w:eastAsia="Arial" w:hAnsi="Montserrat" w:cs="Arial"/>
        </w:rPr>
        <w:t xml:space="preserve">s </w:t>
      </w:r>
      <w:r w:rsidRPr="005E6C94">
        <w:rPr>
          <w:rFonts w:ascii="Montserrat" w:eastAsia="Arial" w:hAnsi="Montserrat" w:cs="Arial"/>
          <w:spacing w:val="-1"/>
        </w:rPr>
        <w:t>d</w:t>
      </w:r>
      <w:r w:rsidRPr="005E6C94">
        <w:rPr>
          <w:rFonts w:ascii="Montserrat" w:eastAsia="Arial" w:hAnsi="Montserrat" w:cs="Arial"/>
          <w:spacing w:val="1"/>
        </w:rPr>
        <w:t>e</w:t>
      </w:r>
      <w:r w:rsidRPr="005E6C94">
        <w:rPr>
          <w:rFonts w:ascii="Montserrat" w:eastAsia="Arial" w:hAnsi="Montserrat" w:cs="Arial"/>
        </w:rPr>
        <w:t xml:space="preserve">s </w:t>
      </w:r>
      <w:r w:rsidRPr="005E6C94">
        <w:rPr>
          <w:rFonts w:ascii="Montserrat" w:eastAsia="Arial" w:hAnsi="Montserrat" w:cs="Arial"/>
          <w:spacing w:val="1"/>
        </w:rPr>
        <w:t>Pe</w:t>
      </w:r>
      <w:r w:rsidRPr="005E6C94">
        <w:rPr>
          <w:rFonts w:ascii="Montserrat" w:eastAsia="Arial" w:hAnsi="Montserrat" w:cs="Arial"/>
        </w:rPr>
        <w:t>r</w:t>
      </w:r>
      <w:r w:rsidRPr="005E6C94">
        <w:rPr>
          <w:rFonts w:ascii="Montserrat" w:eastAsia="Arial" w:hAnsi="Montserrat" w:cs="Arial"/>
          <w:spacing w:val="-3"/>
        </w:rPr>
        <w:t>s</w:t>
      </w:r>
      <w:r w:rsidRPr="005E6C94">
        <w:rPr>
          <w:rFonts w:ascii="Montserrat" w:eastAsia="Arial" w:hAnsi="Montserrat" w:cs="Arial"/>
          <w:spacing w:val="-1"/>
        </w:rPr>
        <w:t>o</w:t>
      </w:r>
      <w:r w:rsidRPr="005E6C94">
        <w:rPr>
          <w:rFonts w:ascii="Montserrat" w:eastAsia="Arial" w:hAnsi="Montserrat" w:cs="Arial"/>
          <w:spacing w:val="1"/>
        </w:rPr>
        <w:t>nne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rPr>
        <w:t>P</w:t>
      </w:r>
      <w:r w:rsidRPr="005E6C94">
        <w:rPr>
          <w:rFonts w:ascii="Montserrat" w:eastAsia="Arial" w:hAnsi="Montserrat" w:cs="Arial"/>
          <w:spacing w:val="1"/>
        </w:rPr>
        <w:t>h</w:t>
      </w:r>
      <w:r w:rsidRPr="005E6C94">
        <w:rPr>
          <w:rFonts w:ascii="Montserrat" w:eastAsia="Arial" w:hAnsi="Montserrat" w:cs="Arial"/>
        </w:rPr>
        <w:t>ysi</w:t>
      </w:r>
      <w:r w:rsidRPr="005E6C94">
        <w:rPr>
          <w:rFonts w:ascii="Montserrat" w:eastAsia="Arial" w:hAnsi="Montserrat" w:cs="Arial"/>
          <w:spacing w:val="-2"/>
        </w:rPr>
        <w:t>q</w:t>
      </w:r>
      <w:r w:rsidRPr="005E6C94">
        <w:rPr>
          <w:rFonts w:ascii="Montserrat" w:eastAsia="Arial" w:hAnsi="Montserrat" w:cs="Arial"/>
          <w:spacing w:val="1"/>
        </w:rPr>
        <w:t>ue</w:t>
      </w:r>
      <w:r w:rsidRPr="005E6C94">
        <w:rPr>
          <w:rFonts w:ascii="Montserrat" w:eastAsia="Arial" w:hAnsi="Montserrat" w:cs="Arial"/>
        </w:rPr>
        <w:t>s (IRP</w:t>
      </w:r>
      <w:r w:rsidRPr="005E6C94">
        <w:rPr>
          <w:rFonts w:ascii="Montserrat" w:eastAsia="Arial" w:hAnsi="Montserrat" w:cs="Arial"/>
          <w:spacing w:val="-1"/>
        </w:rPr>
        <w:t>P</w:t>
      </w:r>
      <w:r w:rsidRPr="005E6C94">
        <w:rPr>
          <w:rFonts w:ascii="Montserrat" w:eastAsia="Arial" w:hAnsi="Montserrat" w:cs="Arial"/>
        </w:rPr>
        <w:t>).</w:t>
      </w:r>
    </w:p>
    <w:p w14:paraId="6D4FCAB0" w14:textId="77777777" w:rsidR="00F319FF" w:rsidRPr="00F319FF" w:rsidRDefault="00F319FF" w:rsidP="00954908">
      <w:pPr>
        <w:spacing w:after="0"/>
      </w:pPr>
    </w:p>
    <w:p w14:paraId="58754D26" w14:textId="1C05107D" w:rsidR="00BB5C5B" w:rsidRPr="005648C9" w:rsidRDefault="00775588" w:rsidP="00F662C4">
      <w:pPr>
        <w:pStyle w:val="Titre2"/>
      </w:pPr>
      <w:bookmarkStart w:id="49" w:name="_Toc212738510"/>
      <w:bookmarkStart w:id="50" w:name="_Toc212738511"/>
      <w:bookmarkStart w:id="51" w:name="_Toc212738512"/>
      <w:bookmarkStart w:id="52" w:name="_Toc212738513"/>
      <w:bookmarkStart w:id="53" w:name="_Toc212738514"/>
      <w:bookmarkStart w:id="54" w:name="_Toc212738515"/>
      <w:bookmarkStart w:id="55" w:name="_Toc212738516"/>
      <w:bookmarkStart w:id="56" w:name="_Toc212738517"/>
      <w:bookmarkStart w:id="57" w:name="_Toc212738518"/>
      <w:bookmarkStart w:id="58" w:name="_Toc212738519"/>
      <w:bookmarkStart w:id="59" w:name="_Toc212738520"/>
      <w:bookmarkStart w:id="60" w:name="_Toc212738521"/>
      <w:bookmarkStart w:id="61" w:name="_Toc212738522"/>
      <w:bookmarkStart w:id="62" w:name="_Toc212738523"/>
      <w:bookmarkStart w:id="63" w:name="_Toc212738524"/>
      <w:bookmarkStart w:id="64" w:name="_Toc212738525"/>
      <w:bookmarkStart w:id="65" w:name="_Toc212738526"/>
      <w:bookmarkStart w:id="66" w:name="_Toc212738527"/>
      <w:bookmarkStart w:id="67" w:name="_Toc212738528"/>
      <w:bookmarkStart w:id="68" w:name="_Toc212738529"/>
      <w:bookmarkStart w:id="69" w:name="_Toc212738530"/>
      <w:bookmarkStart w:id="70" w:name="_Toc212738531"/>
      <w:bookmarkStart w:id="71" w:name="_Toc212738532"/>
      <w:bookmarkStart w:id="72" w:name="_Toc212738533"/>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rsidRPr="00775588">
        <w:t xml:space="preserve"> </w:t>
      </w:r>
      <w:bookmarkStart w:id="73" w:name="_Toc219216654"/>
      <w:r w:rsidRPr="00775588">
        <w:t xml:space="preserve">Objectifs et </w:t>
      </w:r>
      <w:r w:rsidR="00DC74E2">
        <w:t>résultats attendus du PSIE</w:t>
      </w:r>
      <w:bookmarkEnd w:id="73"/>
    </w:p>
    <w:p w14:paraId="53007278" w14:textId="77777777" w:rsidR="001A37D4" w:rsidRPr="00FC2FA9" w:rsidRDefault="001A37D4" w:rsidP="001A37D4">
      <w:pPr>
        <w:rPr>
          <w:rFonts w:ascii="Montserrat" w:eastAsia="Arial" w:hAnsi="Montserrat" w:cs="Arial"/>
          <w:b/>
          <w:bCs/>
        </w:rPr>
      </w:pPr>
      <w:r w:rsidRPr="00FC2FA9">
        <w:rPr>
          <w:rFonts w:ascii="Montserrat" w:eastAsia="Arial" w:hAnsi="Montserrat" w:cs="Arial"/>
          <w:b/>
          <w:bCs/>
        </w:rPr>
        <w:t>Objectif général :</w:t>
      </w:r>
    </w:p>
    <w:p w14:paraId="53343577" w14:textId="6B97C94E" w:rsidR="001A37D4" w:rsidRPr="00930A51" w:rsidRDefault="001A37D4" w:rsidP="001A37D4">
      <w:pPr>
        <w:spacing w:before="18"/>
        <w:ind w:left="29" w:right="-10"/>
        <w:rPr>
          <w:rFonts w:ascii="Montserrat" w:eastAsia="Arial" w:hAnsi="Montserrat" w:cs="Arial"/>
        </w:rPr>
      </w:pPr>
      <w:r w:rsidRPr="005E6C94">
        <w:rPr>
          <w:rFonts w:ascii="Montserrat" w:eastAsia="Arial" w:hAnsi="Montserrat" w:cs="Arial"/>
          <w:spacing w:val="1"/>
        </w:rPr>
        <w:t>L</w:t>
      </w:r>
      <w:r w:rsidRPr="005E6C94">
        <w:rPr>
          <w:rFonts w:ascii="Montserrat" w:eastAsia="Arial" w:hAnsi="Montserrat" w:cs="Arial"/>
        </w:rPr>
        <w:t>’o</w:t>
      </w:r>
      <w:r w:rsidRPr="005E6C94">
        <w:rPr>
          <w:rFonts w:ascii="Montserrat" w:eastAsia="Arial" w:hAnsi="Montserrat" w:cs="Arial"/>
          <w:spacing w:val="1"/>
        </w:rPr>
        <w:t>b</w:t>
      </w:r>
      <w:r w:rsidRPr="005E6C94">
        <w:rPr>
          <w:rFonts w:ascii="Montserrat" w:eastAsia="Arial" w:hAnsi="Montserrat" w:cs="Arial"/>
        </w:rPr>
        <w:t>jec</w:t>
      </w:r>
      <w:r w:rsidRPr="005E6C94">
        <w:rPr>
          <w:rFonts w:ascii="Montserrat" w:eastAsia="Arial" w:hAnsi="Montserrat" w:cs="Arial"/>
          <w:spacing w:val="1"/>
        </w:rPr>
        <w:t>t</w:t>
      </w:r>
      <w:r w:rsidRPr="005E6C94">
        <w:rPr>
          <w:rFonts w:ascii="Montserrat" w:eastAsia="Arial" w:hAnsi="Montserrat" w:cs="Arial"/>
        </w:rPr>
        <w:t>if</w:t>
      </w:r>
      <w:r w:rsidRPr="005E6C94">
        <w:rPr>
          <w:rFonts w:ascii="Montserrat" w:eastAsia="Arial" w:hAnsi="Montserrat" w:cs="Arial"/>
          <w:spacing w:val="29"/>
        </w:rPr>
        <w:t xml:space="preserve"> </w:t>
      </w:r>
      <w:r w:rsidRPr="005E6C94">
        <w:rPr>
          <w:rFonts w:ascii="Montserrat" w:eastAsia="Arial" w:hAnsi="Montserrat" w:cs="Arial"/>
          <w:spacing w:val="-1"/>
        </w:rPr>
        <w:t>g</w:t>
      </w:r>
      <w:r w:rsidRPr="005E6C94">
        <w:rPr>
          <w:rFonts w:ascii="Montserrat" w:eastAsia="Arial" w:hAnsi="Montserrat" w:cs="Arial"/>
          <w:spacing w:val="1"/>
        </w:rPr>
        <w:t>é</w:t>
      </w:r>
      <w:r w:rsidRPr="005E6C94">
        <w:rPr>
          <w:rFonts w:ascii="Montserrat" w:eastAsia="Arial" w:hAnsi="Montserrat" w:cs="Arial"/>
          <w:spacing w:val="-1"/>
        </w:rPr>
        <w:t>n</w:t>
      </w:r>
      <w:r w:rsidRPr="005E6C94">
        <w:rPr>
          <w:rFonts w:ascii="Montserrat" w:eastAsia="Arial" w:hAnsi="Montserrat" w:cs="Arial"/>
          <w:spacing w:val="1"/>
        </w:rPr>
        <w:t>é</w:t>
      </w:r>
      <w:r w:rsidRPr="005E6C94">
        <w:rPr>
          <w:rFonts w:ascii="Montserrat" w:eastAsia="Arial" w:hAnsi="Montserrat" w:cs="Arial"/>
        </w:rPr>
        <w:t>ral</w:t>
      </w:r>
      <w:r w:rsidRPr="005E6C94">
        <w:rPr>
          <w:rFonts w:ascii="Montserrat" w:eastAsia="Arial" w:hAnsi="Montserrat" w:cs="Arial"/>
          <w:spacing w:val="29"/>
        </w:rPr>
        <w:t xml:space="preserve"> </w:t>
      </w:r>
      <w:r w:rsidRPr="005E6C94">
        <w:rPr>
          <w:rFonts w:ascii="Montserrat" w:eastAsia="Arial" w:hAnsi="Montserrat" w:cs="Arial"/>
          <w:spacing w:val="1"/>
        </w:rPr>
        <w:t>d</w:t>
      </w:r>
      <w:r w:rsidRPr="005E6C94">
        <w:rPr>
          <w:rFonts w:ascii="Montserrat" w:eastAsia="Arial" w:hAnsi="Montserrat" w:cs="Arial"/>
        </w:rPr>
        <w:t>u</w:t>
      </w:r>
      <w:r w:rsidRPr="005E6C94">
        <w:rPr>
          <w:rFonts w:ascii="Montserrat" w:eastAsia="Arial" w:hAnsi="Montserrat" w:cs="Arial"/>
          <w:spacing w:val="28"/>
        </w:rPr>
        <w:t xml:space="preserve"> </w:t>
      </w:r>
      <w:r w:rsidRPr="005E6C94">
        <w:rPr>
          <w:rFonts w:ascii="Montserrat" w:eastAsia="Arial" w:hAnsi="Montserrat" w:cs="Arial"/>
        </w:rPr>
        <w:t>Pro</w:t>
      </w:r>
      <w:r w:rsidRPr="005E6C94">
        <w:rPr>
          <w:rFonts w:ascii="Montserrat" w:eastAsia="Arial" w:hAnsi="Montserrat" w:cs="Arial"/>
          <w:spacing w:val="1"/>
        </w:rPr>
        <w:t>g</w:t>
      </w:r>
      <w:r w:rsidRPr="005E6C94">
        <w:rPr>
          <w:rFonts w:ascii="Montserrat" w:eastAsia="Arial" w:hAnsi="Montserrat" w:cs="Arial"/>
        </w:rPr>
        <w:t>r</w:t>
      </w:r>
      <w:r w:rsidRPr="005E6C94">
        <w:rPr>
          <w:rFonts w:ascii="Montserrat" w:eastAsia="Arial" w:hAnsi="Montserrat" w:cs="Arial"/>
          <w:spacing w:val="-2"/>
        </w:rPr>
        <w:t>a</w:t>
      </w:r>
      <w:r w:rsidRPr="005E6C94">
        <w:rPr>
          <w:rFonts w:ascii="Montserrat" w:eastAsia="Arial" w:hAnsi="Montserrat" w:cs="Arial"/>
          <w:spacing w:val="1"/>
        </w:rPr>
        <w:t>m</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30"/>
        </w:rPr>
        <w:t xml:space="preserve"> </w:t>
      </w:r>
      <w:r w:rsidRPr="005E6C94">
        <w:rPr>
          <w:rFonts w:ascii="Montserrat" w:eastAsia="Arial" w:hAnsi="Montserrat" w:cs="Arial"/>
        </w:rPr>
        <w:t>S</w:t>
      </w:r>
      <w:r w:rsidRPr="005E6C94">
        <w:rPr>
          <w:rFonts w:ascii="Montserrat" w:eastAsia="Arial" w:hAnsi="Montserrat" w:cs="Arial"/>
          <w:spacing w:val="1"/>
        </w:rPr>
        <w:t>pé</w:t>
      </w:r>
      <w:r w:rsidRPr="005E6C94">
        <w:rPr>
          <w:rFonts w:ascii="Montserrat" w:eastAsia="Arial" w:hAnsi="Montserrat" w:cs="Arial"/>
        </w:rPr>
        <w:t>c</w:t>
      </w:r>
      <w:r w:rsidRPr="005E6C94">
        <w:rPr>
          <w:rFonts w:ascii="Montserrat" w:eastAsia="Arial" w:hAnsi="Montserrat" w:cs="Arial"/>
          <w:spacing w:val="-3"/>
        </w:rPr>
        <w:t>i</w:t>
      </w:r>
      <w:r w:rsidRPr="005E6C94">
        <w:rPr>
          <w:rFonts w:ascii="Montserrat" w:eastAsia="Arial" w:hAnsi="Montserrat" w:cs="Arial"/>
          <w:spacing w:val="1"/>
        </w:rPr>
        <w:t>a</w:t>
      </w:r>
      <w:r w:rsidRPr="005E6C94">
        <w:rPr>
          <w:rFonts w:ascii="Montserrat" w:eastAsia="Arial" w:hAnsi="Montserrat" w:cs="Arial"/>
        </w:rPr>
        <w:t>l</w:t>
      </w:r>
      <w:r w:rsidRPr="005E6C94">
        <w:rPr>
          <w:rFonts w:ascii="Montserrat" w:eastAsia="Arial" w:hAnsi="Montserrat" w:cs="Arial"/>
          <w:spacing w:val="29"/>
        </w:rPr>
        <w:t xml:space="preserve"> </w:t>
      </w:r>
      <w:r w:rsidRPr="005E6C94">
        <w:rPr>
          <w:rFonts w:ascii="Montserrat" w:eastAsia="Arial" w:hAnsi="Montserrat" w:cs="Arial"/>
          <w:spacing w:val="1"/>
        </w:rPr>
        <w:t>d</w:t>
      </w:r>
      <w:r w:rsidRPr="005E6C94">
        <w:rPr>
          <w:rFonts w:ascii="Montserrat" w:eastAsia="Arial" w:hAnsi="Montserrat" w:cs="Arial"/>
        </w:rPr>
        <w:t>’I</w:t>
      </w:r>
      <w:r w:rsidRPr="005E6C94">
        <w:rPr>
          <w:rFonts w:ascii="Montserrat" w:eastAsia="Arial" w:hAnsi="Montserrat" w:cs="Arial"/>
          <w:spacing w:val="1"/>
        </w:rPr>
        <w:t>n</w:t>
      </w:r>
      <w:r w:rsidRPr="005E6C94">
        <w:rPr>
          <w:rFonts w:ascii="Montserrat" w:eastAsia="Arial" w:hAnsi="Montserrat" w:cs="Arial"/>
        </w:rPr>
        <w:t>s</w:t>
      </w:r>
      <w:r w:rsidRPr="005E6C94">
        <w:rPr>
          <w:rFonts w:ascii="Montserrat" w:eastAsia="Arial" w:hAnsi="Montserrat" w:cs="Arial"/>
          <w:spacing w:val="1"/>
        </w:rPr>
        <w:t>e</w:t>
      </w:r>
      <w:r w:rsidRPr="005E6C94">
        <w:rPr>
          <w:rFonts w:ascii="Montserrat" w:eastAsia="Arial" w:hAnsi="Montserrat" w:cs="Arial"/>
        </w:rPr>
        <w:t>rt</w:t>
      </w:r>
      <w:r w:rsidRPr="005E6C94">
        <w:rPr>
          <w:rFonts w:ascii="Montserrat" w:eastAsia="Arial" w:hAnsi="Montserrat" w:cs="Arial"/>
          <w:spacing w:val="-1"/>
        </w:rPr>
        <w:t>i</w:t>
      </w:r>
      <w:r w:rsidRPr="005E6C94">
        <w:rPr>
          <w:rFonts w:ascii="Montserrat" w:eastAsia="Arial" w:hAnsi="Montserrat" w:cs="Arial"/>
          <w:spacing w:val="1"/>
        </w:rPr>
        <w:t>o</w:t>
      </w:r>
      <w:r w:rsidRPr="005E6C94">
        <w:rPr>
          <w:rFonts w:ascii="Montserrat" w:eastAsia="Arial" w:hAnsi="Montserrat" w:cs="Arial"/>
        </w:rPr>
        <w:t>n</w:t>
      </w:r>
      <w:r w:rsidRPr="005E6C94">
        <w:rPr>
          <w:rFonts w:ascii="Montserrat" w:eastAsia="Arial" w:hAnsi="Montserrat" w:cs="Arial"/>
          <w:spacing w:val="28"/>
        </w:rPr>
        <w:t xml:space="preserve"> </w:t>
      </w:r>
      <w:r w:rsidRPr="005E6C94">
        <w:rPr>
          <w:rFonts w:ascii="Montserrat" w:eastAsia="Arial" w:hAnsi="Montserrat" w:cs="Arial"/>
          <w:spacing w:val="1"/>
        </w:rPr>
        <w:t>dan</w:t>
      </w:r>
      <w:r w:rsidRPr="005E6C94">
        <w:rPr>
          <w:rFonts w:ascii="Montserrat" w:eastAsia="Arial" w:hAnsi="Montserrat" w:cs="Arial"/>
        </w:rPr>
        <w:t>s</w:t>
      </w:r>
      <w:r w:rsidRPr="005E6C94">
        <w:rPr>
          <w:rFonts w:ascii="Montserrat" w:eastAsia="Arial" w:hAnsi="Montserrat" w:cs="Arial"/>
          <w:spacing w:val="37"/>
        </w:rPr>
        <w:t xml:space="preserve"> </w:t>
      </w:r>
      <w:r w:rsidRPr="005E6C94">
        <w:rPr>
          <w:rFonts w:ascii="Montserrat" w:eastAsia="Arial" w:hAnsi="Montserrat" w:cs="Arial"/>
        </w:rPr>
        <w:t>l</w:t>
      </w:r>
      <w:r w:rsidRPr="005E6C94">
        <w:rPr>
          <w:rFonts w:ascii="Montserrat" w:eastAsia="Arial" w:hAnsi="Montserrat" w:cs="Arial"/>
          <w:spacing w:val="-1"/>
        </w:rPr>
        <w:t>’</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w:t>
      </w:r>
      <w:r w:rsidRPr="005E6C94">
        <w:rPr>
          <w:rFonts w:ascii="Montserrat" w:eastAsia="Arial" w:hAnsi="Montserrat" w:cs="Arial"/>
          <w:spacing w:val="-2"/>
        </w:rPr>
        <w:t>o</w:t>
      </w:r>
      <w:r w:rsidRPr="005E6C94">
        <w:rPr>
          <w:rFonts w:ascii="Montserrat" w:eastAsia="Arial" w:hAnsi="Montserrat" w:cs="Arial"/>
        </w:rPr>
        <w:t>i</w:t>
      </w:r>
      <w:r w:rsidRPr="005E6C94">
        <w:rPr>
          <w:rFonts w:ascii="Montserrat" w:eastAsia="Arial" w:hAnsi="Montserrat" w:cs="Arial"/>
          <w:spacing w:val="29"/>
        </w:rPr>
        <w:t xml:space="preserve"> </w:t>
      </w:r>
      <w:r w:rsidRPr="005E6C94">
        <w:rPr>
          <w:rFonts w:ascii="Montserrat" w:eastAsia="Arial" w:hAnsi="Montserrat" w:cs="Arial"/>
        </w:rPr>
        <w:t>(PSI</w:t>
      </w:r>
      <w:r w:rsidRPr="005E6C94">
        <w:rPr>
          <w:rFonts w:ascii="Montserrat" w:eastAsia="Arial" w:hAnsi="Montserrat" w:cs="Arial"/>
          <w:spacing w:val="1"/>
        </w:rPr>
        <w:t>E</w:t>
      </w:r>
      <w:r w:rsidRPr="005E6C94">
        <w:rPr>
          <w:rFonts w:ascii="Montserrat" w:eastAsia="Arial" w:hAnsi="Montserrat" w:cs="Arial"/>
        </w:rPr>
        <w:t>)</w:t>
      </w:r>
      <w:r w:rsidRPr="005E6C94">
        <w:rPr>
          <w:rFonts w:ascii="Montserrat" w:eastAsia="Arial" w:hAnsi="Montserrat" w:cs="Arial"/>
          <w:spacing w:val="29"/>
        </w:rPr>
        <w:t xml:space="preserve"> </w:t>
      </w:r>
      <w:r w:rsidRPr="005E6C94">
        <w:rPr>
          <w:rFonts w:ascii="Montserrat" w:eastAsia="Arial" w:hAnsi="Montserrat" w:cs="Arial"/>
          <w:spacing w:val="1"/>
        </w:rPr>
        <w:t>e</w:t>
      </w:r>
      <w:r w:rsidRPr="005E6C94">
        <w:rPr>
          <w:rFonts w:ascii="Montserrat" w:eastAsia="Arial" w:hAnsi="Montserrat" w:cs="Arial"/>
        </w:rPr>
        <w:t>st</w:t>
      </w:r>
      <w:r w:rsidRPr="005E6C94">
        <w:rPr>
          <w:rFonts w:ascii="Montserrat" w:eastAsia="Arial" w:hAnsi="Montserrat" w:cs="Arial"/>
          <w:spacing w:val="30"/>
        </w:rPr>
        <w:t xml:space="preserve"> </w:t>
      </w:r>
      <w:r w:rsidRPr="005E6C94">
        <w:rPr>
          <w:rFonts w:ascii="Montserrat" w:eastAsia="Arial" w:hAnsi="Montserrat" w:cs="Arial"/>
          <w:spacing w:val="1"/>
        </w:rPr>
        <w:t>d</w:t>
      </w:r>
      <w:r w:rsidRPr="005E6C94">
        <w:rPr>
          <w:rFonts w:ascii="Montserrat" w:eastAsia="Arial" w:hAnsi="Montserrat" w:cs="Arial"/>
        </w:rPr>
        <w:t>e</w:t>
      </w:r>
      <w:r w:rsidRPr="005E6C94">
        <w:rPr>
          <w:rFonts w:ascii="Montserrat" w:eastAsia="Arial" w:hAnsi="Montserrat" w:cs="Arial"/>
          <w:spacing w:val="30"/>
        </w:rPr>
        <w:t xml:space="preserve"> </w:t>
      </w:r>
      <w:r w:rsidRPr="005E6C94">
        <w:rPr>
          <w:rFonts w:ascii="Montserrat" w:eastAsia="Arial" w:hAnsi="Montserrat" w:cs="Arial"/>
        </w:rPr>
        <w:t>f</w:t>
      </w:r>
      <w:r w:rsidRPr="005E6C94">
        <w:rPr>
          <w:rFonts w:ascii="Montserrat" w:eastAsia="Arial" w:hAnsi="Montserrat" w:cs="Arial"/>
          <w:spacing w:val="1"/>
        </w:rPr>
        <w:t>a</w:t>
      </w:r>
      <w:r w:rsidRPr="005E6C94">
        <w:rPr>
          <w:rFonts w:ascii="Montserrat" w:eastAsia="Arial" w:hAnsi="Montserrat" w:cs="Arial"/>
        </w:rPr>
        <w:t>ci</w:t>
      </w:r>
      <w:r w:rsidRPr="005E6C94">
        <w:rPr>
          <w:rFonts w:ascii="Montserrat" w:eastAsia="Arial" w:hAnsi="Montserrat" w:cs="Arial"/>
          <w:spacing w:val="-1"/>
        </w:rPr>
        <w:t>l</w:t>
      </w:r>
      <w:r w:rsidRPr="005E6C94">
        <w:rPr>
          <w:rFonts w:ascii="Montserrat" w:eastAsia="Arial" w:hAnsi="Montserrat" w:cs="Arial"/>
        </w:rPr>
        <w:t>it</w:t>
      </w:r>
      <w:r w:rsidRPr="005E6C94">
        <w:rPr>
          <w:rFonts w:ascii="Montserrat" w:eastAsia="Arial" w:hAnsi="Montserrat" w:cs="Arial"/>
          <w:spacing w:val="-1"/>
        </w:rPr>
        <w:t>e</w:t>
      </w:r>
      <w:r w:rsidRPr="005E6C94">
        <w:rPr>
          <w:rFonts w:ascii="Montserrat" w:eastAsia="Arial" w:hAnsi="Montserrat" w:cs="Arial"/>
        </w:rPr>
        <w:t>r l</w:t>
      </w:r>
      <w:r w:rsidRPr="005E6C94">
        <w:rPr>
          <w:rFonts w:ascii="Montserrat" w:eastAsia="Arial" w:hAnsi="Montserrat" w:cs="Arial"/>
          <w:spacing w:val="-1"/>
        </w:rPr>
        <w:t>’</w:t>
      </w:r>
      <w:r w:rsidRPr="005E6C94">
        <w:rPr>
          <w:rFonts w:ascii="Montserrat" w:eastAsia="Arial" w:hAnsi="Montserrat" w:cs="Arial"/>
        </w:rPr>
        <w:t>ins</w:t>
      </w:r>
      <w:r w:rsidRPr="005E6C94">
        <w:rPr>
          <w:rFonts w:ascii="Montserrat" w:eastAsia="Arial" w:hAnsi="Montserrat" w:cs="Arial"/>
          <w:spacing w:val="1"/>
        </w:rPr>
        <w:t>e</w:t>
      </w:r>
      <w:r w:rsidRPr="005E6C94">
        <w:rPr>
          <w:rFonts w:ascii="Montserrat" w:eastAsia="Arial" w:hAnsi="Montserrat" w:cs="Arial"/>
        </w:rPr>
        <w:t>rt</w:t>
      </w:r>
      <w:r w:rsidRPr="005E6C94">
        <w:rPr>
          <w:rFonts w:ascii="Montserrat" w:eastAsia="Arial" w:hAnsi="Montserrat" w:cs="Arial"/>
          <w:spacing w:val="-1"/>
        </w:rPr>
        <w:t>i</w:t>
      </w:r>
      <w:r w:rsidRPr="005E6C94">
        <w:rPr>
          <w:rFonts w:ascii="Montserrat" w:eastAsia="Arial" w:hAnsi="Montserrat" w:cs="Arial"/>
          <w:spacing w:val="1"/>
        </w:rPr>
        <w:t>o</w:t>
      </w:r>
      <w:r w:rsidRPr="005E6C94">
        <w:rPr>
          <w:rFonts w:ascii="Montserrat" w:eastAsia="Arial" w:hAnsi="Montserrat" w:cs="Arial"/>
        </w:rPr>
        <w:t>n</w:t>
      </w:r>
      <w:r w:rsidRPr="005E6C94">
        <w:rPr>
          <w:rFonts w:ascii="Montserrat" w:eastAsia="Arial" w:hAnsi="Montserrat" w:cs="Arial"/>
          <w:spacing w:val="1"/>
        </w:rPr>
        <w:t xml:space="preserve"> p</w:t>
      </w:r>
      <w:r w:rsidRPr="005E6C94">
        <w:rPr>
          <w:rFonts w:ascii="Montserrat" w:eastAsia="Arial" w:hAnsi="Montserrat" w:cs="Arial"/>
        </w:rPr>
        <w:t>ro</w:t>
      </w:r>
      <w:r w:rsidRPr="005E6C94">
        <w:rPr>
          <w:rFonts w:ascii="Montserrat" w:eastAsia="Arial" w:hAnsi="Montserrat" w:cs="Arial"/>
          <w:spacing w:val="-2"/>
        </w:rPr>
        <w:t>f</w:t>
      </w:r>
      <w:r w:rsidRPr="005E6C94">
        <w:rPr>
          <w:rFonts w:ascii="Montserrat" w:eastAsia="Arial" w:hAnsi="Montserrat" w:cs="Arial"/>
          <w:spacing w:val="1"/>
        </w:rPr>
        <w:t>e</w:t>
      </w:r>
      <w:r w:rsidRPr="005E6C94">
        <w:rPr>
          <w:rFonts w:ascii="Montserrat" w:eastAsia="Arial" w:hAnsi="Montserrat" w:cs="Arial"/>
        </w:rPr>
        <w:t>ssio</w:t>
      </w:r>
      <w:r w:rsidRPr="005E6C94">
        <w:rPr>
          <w:rFonts w:ascii="Montserrat" w:eastAsia="Arial" w:hAnsi="Montserrat" w:cs="Arial"/>
          <w:spacing w:val="-1"/>
        </w:rPr>
        <w:t>n</w:t>
      </w:r>
      <w:r w:rsidRPr="005E6C94">
        <w:rPr>
          <w:rFonts w:ascii="Montserrat" w:eastAsia="Arial" w:hAnsi="Montserrat" w:cs="Arial"/>
          <w:spacing w:val="1"/>
        </w:rPr>
        <w:t>n</w:t>
      </w:r>
      <w:r w:rsidRPr="005E6C94">
        <w:rPr>
          <w:rFonts w:ascii="Montserrat" w:eastAsia="Arial" w:hAnsi="Montserrat" w:cs="Arial"/>
          <w:spacing w:val="-1"/>
        </w:rPr>
        <w:t>e</w:t>
      </w:r>
      <w:r w:rsidRPr="005E6C94">
        <w:rPr>
          <w:rFonts w:ascii="Montserrat" w:eastAsia="Arial" w:hAnsi="Montserrat" w:cs="Arial"/>
        </w:rPr>
        <w:t>l</w:t>
      </w:r>
      <w:r w:rsidRPr="005E6C94">
        <w:rPr>
          <w:rFonts w:ascii="Montserrat" w:eastAsia="Arial" w:hAnsi="Montserrat" w:cs="Arial"/>
          <w:spacing w:val="-1"/>
        </w:rPr>
        <w:t>l</w:t>
      </w:r>
      <w:r w:rsidRPr="005E6C94">
        <w:rPr>
          <w:rFonts w:ascii="Montserrat" w:eastAsia="Arial" w:hAnsi="Montserrat" w:cs="Arial"/>
        </w:rPr>
        <w:t>e</w:t>
      </w:r>
      <w:r w:rsidRPr="005E6C94">
        <w:rPr>
          <w:rFonts w:ascii="Montserrat" w:eastAsia="Arial" w:hAnsi="Montserrat" w:cs="Arial"/>
          <w:spacing w:val="1"/>
        </w:rPr>
        <w:t xml:space="preserve"> d</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spacing w:val="1"/>
        </w:rPr>
        <w:t>deu</w:t>
      </w:r>
      <w:r w:rsidRPr="005E6C94">
        <w:rPr>
          <w:rFonts w:ascii="Montserrat" w:eastAsia="Arial" w:hAnsi="Montserrat" w:cs="Arial"/>
        </w:rPr>
        <w:t>x</w:t>
      </w:r>
      <w:r w:rsidRPr="005E6C94">
        <w:rPr>
          <w:rFonts w:ascii="Montserrat" w:eastAsia="Arial" w:hAnsi="Montserrat" w:cs="Arial"/>
          <w:spacing w:val="-2"/>
        </w:rPr>
        <w:t xml:space="preserve"> </w:t>
      </w:r>
      <w:r w:rsidRPr="005E6C94">
        <w:rPr>
          <w:rFonts w:ascii="Montserrat" w:eastAsia="Arial" w:hAnsi="Montserrat" w:cs="Arial"/>
          <w:spacing w:val="1"/>
        </w:rPr>
        <w:t>m</w:t>
      </w:r>
      <w:r w:rsidRPr="005E6C94">
        <w:rPr>
          <w:rFonts w:ascii="Montserrat" w:eastAsia="Arial" w:hAnsi="Montserrat" w:cs="Arial"/>
        </w:rPr>
        <w:t>i</w:t>
      </w:r>
      <w:r w:rsidRPr="005E6C94">
        <w:rPr>
          <w:rFonts w:ascii="Montserrat" w:eastAsia="Arial" w:hAnsi="Montserrat" w:cs="Arial"/>
          <w:spacing w:val="-1"/>
        </w:rPr>
        <w:t>l</w:t>
      </w:r>
      <w:r w:rsidRPr="005E6C94">
        <w:rPr>
          <w:rFonts w:ascii="Montserrat" w:eastAsia="Arial" w:hAnsi="Montserrat" w:cs="Arial"/>
        </w:rPr>
        <w:t>le</w:t>
      </w:r>
      <w:r w:rsidRPr="005E6C94">
        <w:rPr>
          <w:rFonts w:ascii="Montserrat" w:eastAsia="Arial" w:hAnsi="Montserrat" w:cs="Arial"/>
          <w:spacing w:val="1"/>
        </w:rPr>
        <w:t xml:space="preserve"> </w:t>
      </w:r>
      <w:r w:rsidRPr="005E6C94">
        <w:rPr>
          <w:rFonts w:ascii="Montserrat" w:eastAsia="Arial" w:hAnsi="Montserrat" w:cs="Arial"/>
        </w:rPr>
        <w:t>(</w:t>
      </w:r>
      <w:r w:rsidRPr="005E6C94">
        <w:rPr>
          <w:rFonts w:ascii="Montserrat" w:eastAsia="Arial" w:hAnsi="Montserrat" w:cs="Arial"/>
          <w:spacing w:val="-2"/>
        </w:rPr>
        <w:t>2</w:t>
      </w:r>
      <w:r w:rsidR="00E03F05">
        <w:rPr>
          <w:rFonts w:ascii="Montserrat" w:eastAsia="Arial" w:hAnsi="Montserrat" w:cs="Arial"/>
          <w:spacing w:val="-2"/>
        </w:rPr>
        <w:t xml:space="preserve"> </w:t>
      </w:r>
      <w:r w:rsidRPr="005E6C94">
        <w:rPr>
          <w:rFonts w:ascii="Montserrat" w:eastAsia="Arial" w:hAnsi="Montserrat" w:cs="Arial"/>
          <w:spacing w:val="1"/>
        </w:rPr>
        <w:t>00</w:t>
      </w:r>
      <w:r w:rsidRPr="005E6C94">
        <w:rPr>
          <w:rFonts w:ascii="Montserrat" w:eastAsia="Arial" w:hAnsi="Montserrat" w:cs="Arial"/>
          <w:spacing w:val="-1"/>
        </w:rPr>
        <w:t>0</w:t>
      </w:r>
      <w:r w:rsidRPr="005E6C94">
        <w:rPr>
          <w:rFonts w:ascii="Montserrat" w:eastAsia="Arial" w:hAnsi="Montserrat" w:cs="Arial"/>
        </w:rPr>
        <w:t xml:space="preserve">) </w:t>
      </w:r>
      <w:r w:rsidRPr="005E6C94">
        <w:rPr>
          <w:rFonts w:ascii="Montserrat" w:eastAsia="Arial" w:hAnsi="Montserrat" w:cs="Arial"/>
          <w:spacing w:val="-1"/>
        </w:rPr>
        <w:t>j</w:t>
      </w:r>
      <w:r w:rsidRPr="005E6C94">
        <w:rPr>
          <w:rFonts w:ascii="Montserrat" w:eastAsia="Arial" w:hAnsi="Montserrat" w:cs="Arial"/>
          <w:spacing w:val="1"/>
        </w:rPr>
        <w:t>eune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d</w:t>
      </w:r>
      <w:r w:rsidRPr="005E6C94">
        <w:rPr>
          <w:rFonts w:ascii="Montserrat" w:eastAsia="Arial" w:hAnsi="Montserrat" w:cs="Arial"/>
        </w:rPr>
        <w:t>ipl</w:t>
      </w:r>
      <w:r w:rsidRPr="005E6C94">
        <w:rPr>
          <w:rFonts w:ascii="Montserrat" w:eastAsia="Arial" w:hAnsi="Montserrat" w:cs="Arial"/>
          <w:spacing w:val="-1"/>
        </w:rPr>
        <w:t>ô</w:t>
      </w:r>
      <w:r w:rsidRPr="005E6C94">
        <w:rPr>
          <w:rFonts w:ascii="Montserrat" w:eastAsia="Arial" w:hAnsi="Montserrat" w:cs="Arial"/>
          <w:spacing w:val="1"/>
        </w:rPr>
        <w:t>mé</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d</w:t>
      </w:r>
      <w:r w:rsidRPr="005E6C94">
        <w:rPr>
          <w:rFonts w:ascii="Montserrat" w:eastAsia="Arial" w:hAnsi="Montserrat" w:cs="Arial"/>
          <w:spacing w:val="-1"/>
        </w:rPr>
        <w:t>an</w:t>
      </w:r>
      <w:r w:rsidRPr="005E6C94">
        <w:rPr>
          <w:rFonts w:ascii="Montserrat" w:eastAsia="Arial" w:hAnsi="Montserrat" w:cs="Arial"/>
        </w:rPr>
        <w:t>s l</w:t>
      </w:r>
      <w:r w:rsidRPr="005E6C94">
        <w:rPr>
          <w:rFonts w:ascii="Montserrat" w:eastAsia="Arial" w:hAnsi="Montserrat" w:cs="Arial"/>
          <w:spacing w:val="1"/>
        </w:rPr>
        <w:t>e</w:t>
      </w:r>
      <w:r w:rsidRPr="005E6C94">
        <w:rPr>
          <w:rFonts w:ascii="Montserrat" w:eastAsia="Arial" w:hAnsi="Montserrat" w:cs="Arial"/>
        </w:rPr>
        <w:t xml:space="preserve">s </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rPr>
        <w:t>tre</w:t>
      </w:r>
      <w:r w:rsidRPr="005E6C94">
        <w:rPr>
          <w:rFonts w:ascii="Montserrat" w:eastAsia="Arial" w:hAnsi="Montserrat" w:cs="Arial"/>
          <w:spacing w:val="1"/>
        </w:rPr>
        <w:t>p</w:t>
      </w:r>
      <w:r w:rsidRPr="005E6C94">
        <w:rPr>
          <w:rFonts w:ascii="Montserrat" w:eastAsia="Arial" w:hAnsi="Montserrat" w:cs="Arial"/>
        </w:rPr>
        <w:t>r</w:t>
      </w:r>
      <w:r w:rsidRPr="005E6C94">
        <w:rPr>
          <w:rFonts w:ascii="Montserrat" w:eastAsia="Arial" w:hAnsi="Montserrat" w:cs="Arial"/>
          <w:spacing w:val="-1"/>
        </w:rPr>
        <w:t>i</w:t>
      </w:r>
      <w:r w:rsidRPr="005E6C94">
        <w:rPr>
          <w:rFonts w:ascii="Montserrat" w:eastAsia="Arial" w:hAnsi="Montserrat" w:cs="Arial"/>
        </w:rPr>
        <w:t>s</w:t>
      </w:r>
      <w:r w:rsidRPr="005E6C94">
        <w:rPr>
          <w:rFonts w:ascii="Montserrat" w:eastAsia="Arial" w:hAnsi="Montserrat" w:cs="Arial"/>
          <w:spacing w:val="1"/>
        </w:rPr>
        <w:t>e</w:t>
      </w:r>
      <w:r w:rsidRPr="005E6C94">
        <w:rPr>
          <w:rFonts w:ascii="Montserrat" w:eastAsia="Arial" w:hAnsi="Montserrat" w:cs="Arial"/>
        </w:rPr>
        <w:t>s.</w:t>
      </w:r>
    </w:p>
    <w:p w14:paraId="14F40833" w14:textId="77777777" w:rsidR="001A37D4" w:rsidRPr="00FC2FA9" w:rsidRDefault="001A37D4" w:rsidP="001A37D4">
      <w:pPr>
        <w:rPr>
          <w:rFonts w:ascii="Montserrat" w:eastAsia="Arial" w:hAnsi="Montserrat" w:cs="Arial"/>
          <w:b/>
          <w:bCs/>
        </w:rPr>
      </w:pPr>
      <w:r w:rsidRPr="00FC2FA9">
        <w:rPr>
          <w:rFonts w:ascii="Montserrat" w:eastAsia="Arial" w:hAnsi="Montserrat" w:cs="Arial"/>
          <w:b/>
          <w:bCs/>
        </w:rPr>
        <w:t>Objectifs spécifiques :</w:t>
      </w:r>
    </w:p>
    <w:p w14:paraId="70EB4A91" w14:textId="77777777" w:rsidR="001A37D4" w:rsidRPr="00581839" w:rsidRDefault="001A37D4" w:rsidP="001A37D4">
      <w:pPr>
        <w:spacing w:line="276" w:lineRule="auto"/>
        <w:jc w:val="both"/>
        <w:rPr>
          <w:rFonts w:ascii="Montserrat" w:eastAsia="Arial" w:hAnsi="Montserrat" w:cs="Arial"/>
        </w:rPr>
      </w:pPr>
      <w:r w:rsidRPr="005E6C94">
        <w:rPr>
          <w:rFonts w:ascii="Montserrat" w:eastAsia="Arial" w:hAnsi="Montserrat" w:cs="Arial"/>
        </w:rPr>
        <w:t>De</w:t>
      </w:r>
      <w:r w:rsidRPr="005E6C94">
        <w:rPr>
          <w:rFonts w:ascii="Montserrat" w:eastAsia="Arial" w:hAnsi="Montserrat" w:cs="Arial"/>
          <w:spacing w:val="1"/>
        </w:rPr>
        <w:t xml:space="preserve"> </w:t>
      </w:r>
      <w:r w:rsidRPr="005E6C94">
        <w:rPr>
          <w:rFonts w:ascii="Montserrat" w:eastAsia="Arial" w:hAnsi="Montserrat" w:cs="Arial"/>
        </w:rPr>
        <w:t>f</w:t>
      </w:r>
      <w:r w:rsidRPr="005E6C94">
        <w:rPr>
          <w:rFonts w:ascii="Montserrat" w:eastAsia="Arial" w:hAnsi="Montserrat" w:cs="Arial"/>
          <w:spacing w:val="1"/>
        </w:rPr>
        <w:t>a</w:t>
      </w:r>
      <w:r w:rsidRPr="005E6C94">
        <w:rPr>
          <w:rFonts w:ascii="Montserrat" w:eastAsia="Arial" w:hAnsi="Montserrat" w:cs="Arial"/>
        </w:rPr>
        <w:t>ç</w:t>
      </w:r>
      <w:r w:rsidRPr="005E6C94">
        <w:rPr>
          <w:rFonts w:ascii="Montserrat" w:eastAsia="Arial" w:hAnsi="Montserrat" w:cs="Arial"/>
          <w:spacing w:val="-1"/>
        </w:rPr>
        <w:t>o</w:t>
      </w:r>
      <w:r w:rsidRPr="005E6C94">
        <w:rPr>
          <w:rFonts w:ascii="Montserrat" w:eastAsia="Arial" w:hAnsi="Montserrat" w:cs="Arial"/>
        </w:rPr>
        <w:t>n</w:t>
      </w:r>
      <w:r w:rsidRPr="005E6C94">
        <w:rPr>
          <w:rFonts w:ascii="Montserrat" w:eastAsia="Arial" w:hAnsi="Montserrat" w:cs="Arial"/>
          <w:spacing w:val="1"/>
        </w:rPr>
        <w:t xml:space="preserve"> </w:t>
      </w:r>
      <w:r w:rsidRPr="005E6C94">
        <w:rPr>
          <w:rFonts w:ascii="Montserrat" w:eastAsia="Arial" w:hAnsi="Montserrat" w:cs="Arial"/>
        </w:rPr>
        <w:t>s</w:t>
      </w:r>
      <w:r w:rsidRPr="005E6C94">
        <w:rPr>
          <w:rFonts w:ascii="Montserrat" w:eastAsia="Arial" w:hAnsi="Montserrat" w:cs="Arial"/>
          <w:spacing w:val="-1"/>
        </w:rPr>
        <w:t>p</w:t>
      </w:r>
      <w:r w:rsidRPr="005E6C94">
        <w:rPr>
          <w:rFonts w:ascii="Montserrat" w:eastAsia="Arial" w:hAnsi="Montserrat" w:cs="Arial"/>
          <w:spacing w:val="1"/>
        </w:rPr>
        <w:t>é</w:t>
      </w:r>
      <w:r w:rsidRPr="005E6C94">
        <w:rPr>
          <w:rFonts w:ascii="Montserrat" w:eastAsia="Arial" w:hAnsi="Montserrat" w:cs="Arial"/>
        </w:rPr>
        <w:t>cifiq</w:t>
      </w:r>
      <w:r w:rsidRPr="005E6C94">
        <w:rPr>
          <w:rFonts w:ascii="Montserrat" w:eastAsia="Arial" w:hAnsi="Montserrat" w:cs="Arial"/>
          <w:spacing w:val="-1"/>
        </w:rPr>
        <w:t>u</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rPr>
        <w:t>ce</w:t>
      </w:r>
      <w:r w:rsidRPr="005E6C94">
        <w:rPr>
          <w:rFonts w:ascii="Montserrat" w:eastAsia="Arial" w:hAnsi="Montserrat" w:cs="Arial"/>
          <w:spacing w:val="-1"/>
        </w:rPr>
        <w:t xml:space="preserve"> </w:t>
      </w:r>
      <w:r w:rsidRPr="005E6C94">
        <w:rPr>
          <w:rFonts w:ascii="Montserrat" w:eastAsia="Arial" w:hAnsi="Montserrat" w:cs="Arial"/>
          <w:spacing w:val="1"/>
        </w:rPr>
        <w:t>p</w:t>
      </w:r>
      <w:r w:rsidRPr="005E6C94">
        <w:rPr>
          <w:rFonts w:ascii="Montserrat" w:eastAsia="Arial" w:hAnsi="Montserrat" w:cs="Arial"/>
        </w:rPr>
        <w:t>ro</w:t>
      </w:r>
      <w:r w:rsidRPr="005E6C94">
        <w:rPr>
          <w:rFonts w:ascii="Montserrat" w:eastAsia="Arial" w:hAnsi="Montserrat" w:cs="Arial"/>
          <w:spacing w:val="1"/>
        </w:rPr>
        <w:t>g</w:t>
      </w:r>
      <w:r w:rsidRPr="005E6C94">
        <w:rPr>
          <w:rFonts w:ascii="Montserrat" w:eastAsia="Arial" w:hAnsi="Montserrat" w:cs="Arial"/>
        </w:rPr>
        <w:t>r</w:t>
      </w:r>
      <w:r w:rsidRPr="005E6C94">
        <w:rPr>
          <w:rFonts w:ascii="Montserrat" w:eastAsia="Arial" w:hAnsi="Montserrat" w:cs="Arial"/>
          <w:spacing w:val="-2"/>
        </w:rPr>
        <w:t>a</w:t>
      </w:r>
      <w:r w:rsidRPr="005E6C94">
        <w:rPr>
          <w:rFonts w:ascii="Montserrat" w:eastAsia="Arial" w:hAnsi="Montserrat" w:cs="Arial"/>
          <w:spacing w:val="-1"/>
        </w:rPr>
        <w:t>m</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rPr>
        <w:t>vise</w:t>
      </w:r>
      <w:r w:rsidRPr="005E6C94">
        <w:rPr>
          <w:rFonts w:ascii="Montserrat" w:eastAsia="Arial" w:hAnsi="Montserrat" w:cs="Arial"/>
          <w:spacing w:val="-1"/>
        </w:rPr>
        <w:t xml:space="preserve"> </w:t>
      </w:r>
      <w:r w:rsidRPr="005E6C94">
        <w:rPr>
          <w:rFonts w:ascii="Montserrat" w:eastAsia="Arial" w:hAnsi="Montserrat" w:cs="Arial"/>
        </w:rPr>
        <w:t>à</w:t>
      </w:r>
      <w:r w:rsidRPr="005E6C94">
        <w:rPr>
          <w:rFonts w:ascii="Montserrat" w:eastAsia="Arial" w:hAnsi="Montserrat" w:cs="Arial"/>
          <w:spacing w:val="5"/>
        </w:rPr>
        <w:t xml:space="preserve"> </w:t>
      </w:r>
      <w:r w:rsidRPr="005E6C94">
        <w:rPr>
          <w:rFonts w:ascii="Montserrat" w:eastAsia="Arial" w:hAnsi="Montserrat" w:cs="Arial"/>
        </w:rPr>
        <w:t>:</w:t>
      </w:r>
    </w:p>
    <w:p w14:paraId="0D9885CE" w14:textId="77777777" w:rsidR="001A37D4" w:rsidRPr="00930A51" w:rsidRDefault="001A37D4" w:rsidP="00D05C04">
      <w:pPr>
        <w:pStyle w:val="Paragraphedeliste"/>
        <w:numPr>
          <w:ilvl w:val="0"/>
          <w:numId w:val="17"/>
        </w:numPr>
        <w:spacing w:line="276" w:lineRule="auto"/>
        <w:jc w:val="both"/>
        <w:rPr>
          <w:rFonts w:ascii="Montserrat" w:hAnsi="Montserrat"/>
        </w:rPr>
      </w:pPr>
      <w:r w:rsidRPr="00930A51">
        <w:rPr>
          <w:rFonts w:ascii="Montserrat" w:eastAsia="Arial" w:hAnsi="Montserrat" w:cs="Arial"/>
        </w:rPr>
        <w:t>A</w:t>
      </w:r>
      <w:r w:rsidRPr="00930A51">
        <w:rPr>
          <w:rFonts w:ascii="Montserrat" w:eastAsia="Arial" w:hAnsi="Montserrat" w:cs="Arial"/>
          <w:spacing w:val="1"/>
        </w:rPr>
        <w:t>mé</w:t>
      </w:r>
      <w:r w:rsidRPr="00930A51">
        <w:rPr>
          <w:rFonts w:ascii="Montserrat" w:eastAsia="Arial" w:hAnsi="Montserrat" w:cs="Arial"/>
        </w:rPr>
        <w:t>l</w:t>
      </w:r>
      <w:r w:rsidRPr="00930A51">
        <w:rPr>
          <w:rFonts w:ascii="Montserrat" w:eastAsia="Arial" w:hAnsi="Montserrat" w:cs="Arial"/>
          <w:spacing w:val="-1"/>
        </w:rPr>
        <w:t>i</w:t>
      </w:r>
      <w:r w:rsidRPr="00930A51">
        <w:rPr>
          <w:rFonts w:ascii="Montserrat" w:eastAsia="Arial" w:hAnsi="Montserrat" w:cs="Arial"/>
          <w:spacing w:val="1"/>
        </w:rPr>
        <w:t>o</w:t>
      </w:r>
      <w:r w:rsidRPr="00930A51">
        <w:rPr>
          <w:rFonts w:ascii="Montserrat" w:eastAsia="Arial" w:hAnsi="Montserrat" w:cs="Arial"/>
        </w:rPr>
        <w:t>rer</w:t>
      </w:r>
      <w:r w:rsidRPr="00930A51">
        <w:rPr>
          <w:rFonts w:ascii="Montserrat" w:eastAsia="Arial" w:hAnsi="Montserrat" w:cs="Arial"/>
          <w:spacing w:val="24"/>
        </w:rPr>
        <w:t xml:space="preserve"> </w:t>
      </w:r>
      <w:r w:rsidRPr="00930A51">
        <w:rPr>
          <w:rFonts w:ascii="Montserrat" w:eastAsia="Arial" w:hAnsi="Montserrat" w:cs="Arial"/>
        </w:rPr>
        <w:t>l</w:t>
      </w:r>
      <w:r w:rsidRPr="00930A51">
        <w:rPr>
          <w:rFonts w:ascii="Montserrat" w:eastAsia="Arial" w:hAnsi="Montserrat" w:cs="Arial"/>
          <w:spacing w:val="-1"/>
        </w:rPr>
        <w:t>’e</w:t>
      </w:r>
      <w:r w:rsidRPr="00930A51">
        <w:rPr>
          <w:rFonts w:ascii="Montserrat" w:eastAsia="Arial" w:hAnsi="Montserrat" w:cs="Arial"/>
          <w:spacing w:val="1"/>
        </w:rPr>
        <w:t>mp</w:t>
      </w:r>
      <w:r w:rsidRPr="00930A51">
        <w:rPr>
          <w:rFonts w:ascii="Montserrat" w:eastAsia="Arial" w:hAnsi="Montserrat" w:cs="Arial"/>
        </w:rPr>
        <w:t>lo</w:t>
      </w:r>
      <w:r w:rsidRPr="00930A51">
        <w:rPr>
          <w:rFonts w:ascii="Montserrat" w:eastAsia="Arial" w:hAnsi="Montserrat" w:cs="Arial"/>
          <w:spacing w:val="-2"/>
        </w:rPr>
        <w:t>y</w:t>
      </w:r>
      <w:r w:rsidRPr="00930A51">
        <w:rPr>
          <w:rFonts w:ascii="Montserrat" w:eastAsia="Arial" w:hAnsi="Montserrat" w:cs="Arial"/>
          <w:spacing w:val="1"/>
        </w:rPr>
        <w:t>ab</w:t>
      </w:r>
      <w:r w:rsidRPr="00930A51">
        <w:rPr>
          <w:rFonts w:ascii="Montserrat" w:eastAsia="Arial" w:hAnsi="Montserrat" w:cs="Arial"/>
        </w:rPr>
        <w:t>i</w:t>
      </w:r>
      <w:r w:rsidRPr="00930A51">
        <w:rPr>
          <w:rFonts w:ascii="Montserrat" w:eastAsia="Arial" w:hAnsi="Montserrat" w:cs="Arial"/>
          <w:spacing w:val="-1"/>
        </w:rPr>
        <w:t>l</w:t>
      </w:r>
      <w:r w:rsidRPr="00930A51">
        <w:rPr>
          <w:rFonts w:ascii="Montserrat" w:eastAsia="Arial" w:hAnsi="Montserrat" w:cs="Arial"/>
          <w:spacing w:val="-3"/>
        </w:rPr>
        <w:t>i</w:t>
      </w:r>
      <w:r w:rsidRPr="00930A51">
        <w:rPr>
          <w:rFonts w:ascii="Montserrat" w:eastAsia="Arial" w:hAnsi="Montserrat" w:cs="Arial"/>
        </w:rPr>
        <w:t>té</w:t>
      </w:r>
      <w:r w:rsidRPr="00930A51">
        <w:rPr>
          <w:rFonts w:ascii="Montserrat" w:eastAsia="Arial" w:hAnsi="Montserrat" w:cs="Arial"/>
          <w:spacing w:val="26"/>
        </w:rPr>
        <w:t xml:space="preserve"> </w:t>
      </w:r>
      <w:r w:rsidRPr="00930A51">
        <w:rPr>
          <w:rFonts w:ascii="Montserrat" w:eastAsia="Arial" w:hAnsi="Montserrat" w:cs="Arial"/>
          <w:spacing w:val="1"/>
        </w:rPr>
        <w:t>de</w:t>
      </w:r>
      <w:r w:rsidRPr="00930A51">
        <w:rPr>
          <w:rFonts w:ascii="Montserrat" w:eastAsia="Arial" w:hAnsi="Montserrat" w:cs="Arial"/>
        </w:rPr>
        <w:t>s</w:t>
      </w:r>
      <w:r w:rsidRPr="00930A51">
        <w:rPr>
          <w:rFonts w:ascii="Montserrat" w:eastAsia="Arial" w:hAnsi="Montserrat" w:cs="Arial"/>
          <w:spacing w:val="22"/>
        </w:rPr>
        <w:t xml:space="preserve"> </w:t>
      </w:r>
      <w:r w:rsidRPr="00930A51">
        <w:rPr>
          <w:rFonts w:ascii="Montserrat" w:eastAsia="Arial" w:hAnsi="Montserrat" w:cs="Arial"/>
          <w:spacing w:val="1"/>
        </w:rPr>
        <w:t>b</w:t>
      </w:r>
      <w:r w:rsidRPr="00930A51">
        <w:rPr>
          <w:rFonts w:ascii="Montserrat" w:eastAsia="Arial" w:hAnsi="Montserrat" w:cs="Arial"/>
          <w:spacing w:val="-1"/>
        </w:rPr>
        <w:t>é</w:t>
      </w:r>
      <w:r w:rsidRPr="00930A51">
        <w:rPr>
          <w:rFonts w:ascii="Montserrat" w:eastAsia="Arial" w:hAnsi="Montserrat" w:cs="Arial"/>
          <w:spacing w:val="1"/>
        </w:rPr>
        <w:t>né</w:t>
      </w:r>
      <w:r w:rsidRPr="00930A51">
        <w:rPr>
          <w:rFonts w:ascii="Montserrat" w:eastAsia="Arial" w:hAnsi="Montserrat" w:cs="Arial"/>
        </w:rPr>
        <w:t>ficiai</w:t>
      </w:r>
      <w:r w:rsidRPr="00930A51">
        <w:rPr>
          <w:rFonts w:ascii="Montserrat" w:eastAsia="Arial" w:hAnsi="Montserrat" w:cs="Arial"/>
          <w:spacing w:val="-1"/>
        </w:rPr>
        <w:t>r</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22"/>
        </w:rPr>
        <w:t xml:space="preserve"> </w:t>
      </w:r>
      <w:r w:rsidRPr="00930A51">
        <w:rPr>
          <w:rFonts w:ascii="Montserrat" w:eastAsia="Arial" w:hAnsi="Montserrat" w:cs="Arial"/>
          <w:spacing w:val="-1"/>
        </w:rPr>
        <w:t>d</w:t>
      </w:r>
      <w:r w:rsidRPr="00930A51">
        <w:rPr>
          <w:rFonts w:ascii="Montserrat" w:eastAsia="Arial" w:hAnsi="Montserrat" w:cs="Arial"/>
        </w:rPr>
        <w:t>u</w:t>
      </w:r>
      <w:r w:rsidRPr="00930A51">
        <w:rPr>
          <w:rFonts w:ascii="Montserrat" w:eastAsia="Arial" w:hAnsi="Montserrat" w:cs="Arial"/>
          <w:spacing w:val="25"/>
        </w:rPr>
        <w:t xml:space="preserve"> </w:t>
      </w:r>
      <w:r w:rsidRPr="00930A51">
        <w:rPr>
          <w:rFonts w:ascii="Montserrat" w:eastAsia="Arial" w:hAnsi="Montserrat" w:cs="Arial"/>
        </w:rPr>
        <w:t>Pro</w:t>
      </w:r>
      <w:r w:rsidRPr="00930A51">
        <w:rPr>
          <w:rFonts w:ascii="Montserrat" w:eastAsia="Arial" w:hAnsi="Montserrat" w:cs="Arial"/>
          <w:spacing w:val="1"/>
        </w:rPr>
        <w:t>g</w:t>
      </w:r>
      <w:r w:rsidRPr="00930A51">
        <w:rPr>
          <w:rFonts w:ascii="Montserrat" w:eastAsia="Arial" w:hAnsi="Montserrat" w:cs="Arial"/>
        </w:rPr>
        <w:t>r</w:t>
      </w:r>
      <w:r w:rsidRPr="00930A51">
        <w:rPr>
          <w:rFonts w:ascii="Montserrat" w:eastAsia="Arial" w:hAnsi="Montserrat" w:cs="Arial"/>
          <w:spacing w:val="-2"/>
        </w:rPr>
        <w:t>a</w:t>
      </w:r>
      <w:r w:rsidRPr="00930A51">
        <w:rPr>
          <w:rFonts w:ascii="Montserrat" w:eastAsia="Arial" w:hAnsi="Montserrat" w:cs="Arial"/>
          <w:spacing w:val="-1"/>
        </w:rPr>
        <w:t>m</w:t>
      </w:r>
      <w:r w:rsidRPr="00930A51">
        <w:rPr>
          <w:rFonts w:ascii="Montserrat" w:eastAsia="Arial" w:hAnsi="Montserrat" w:cs="Arial"/>
          <w:spacing w:val="1"/>
        </w:rPr>
        <w:t>m</w:t>
      </w:r>
      <w:r w:rsidRPr="00930A51">
        <w:rPr>
          <w:rFonts w:ascii="Montserrat" w:eastAsia="Arial" w:hAnsi="Montserrat" w:cs="Arial"/>
        </w:rPr>
        <w:t>e</w:t>
      </w:r>
      <w:r w:rsidRPr="00930A51">
        <w:rPr>
          <w:rFonts w:ascii="Montserrat" w:eastAsia="Arial" w:hAnsi="Montserrat" w:cs="Arial"/>
          <w:spacing w:val="23"/>
        </w:rPr>
        <w:t xml:space="preserve"> </w:t>
      </w:r>
      <w:r w:rsidRPr="00930A51">
        <w:rPr>
          <w:rFonts w:ascii="Montserrat" w:eastAsia="Arial" w:hAnsi="Montserrat" w:cs="Arial"/>
          <w:spacing w:val="1"/>
        </w:rPr>
        <w:t>e</w:t>
      </w:r>
      <w:r w:rsidRPr="00930A51">
        <w:rPr>
          <w:rFonts w:ascii="Montserrat" w:eastAsia="Arial" w:hAnsi="Montserrat" w:cs="Arial"/>
        </w:rPr>
        <w:t>n</w:t>
      </w:r>
      <w:r w:rsidRPr="00930A51">
        <w:rPr>
          <w:rFonts w:ascii="Montserrat" w:eastAsia="Arial" w:hAnsi="Montserrat" w:cs="Arial"/>
          <w:spacing w:val="25"/>
        </w:rPr>
        <w:t xml:space="preserve"> </w:t>
      </w:r>
      <w:r w:rsidRPr="00930A51">
        <w:rPr>
          <w:rFonts w:ascii="Montserrat" w:eastAsia="Arial" w:hAnsi="Montserrat" w:cs="Arial"/>
          <w:spacing w:val="-2"/>
        </w:rPr>
        <w:t>v</w:t>
      </w:r>
      <w:r w:rsidRPr="00930A51">
        <w:rPr>
          <w:rFonts w:ascii="Montserrat" w:eastAsia="Arial" w:hAnsi="Montserrat" w:cs="Arial"/>
          <w:spacing w:val="1"/>
        </w:rPr>
        <w:t>u</w:t>
      </w:r>
      <w:r w:rsidRPr="00930A51">
        <w:rPr>
          <w:rFonts w:ascii="Montserrat" w:eastAsia="Arial" w:hAnsi="Montserrat" w:cs="Arial"/>
        </w:rPr>
        <w:t>e</w:t>
      </w:r>
      <w:r w:rsidRPr="00930A51">
        <w:rPr>
          <w:rFonts w:ascii="Montserrat" w:eastAsia="Arial" w:hAnsi="Montserrat" w:cs="Arial"/>
          <w:spacing w:val="23"/>
        </w:rPr>
        <w:t xml:space="preserve"> </w:t>
      </w:r>
      <w:r w:rsidRPr="00930A51">
        <w:rPr>
          <w:rFonts w:ascii="Montserrat" w:eastAsia="Arial" w:hAnsi="Montserrat" w:cs="Arial"/>
          <w:spacing w:val="1"/>
        </w:rPr>
        <w:t>d</w:t>
      </w:r>
      <w:r w:rsidRPr="00930A51">
        <w:rPr>
          <w:rFonts w:ascii="Montserrat" w:eastAsia="Arial" w:hAnsi="Montserrat" w:cs="Arial"/>
        </w:rPr>
        <w:t>e</w:t>
      </w:r>
      <w:r w:rsidRPr="00930A51">
        <w:rPr>
          <w:rFonts w:ascii="Montserrat" w:eastAsia="Arial" w:hAnsi="Montserrat" w:cs="Arial"/>
          <w:spacing w:val="35"/>
        </w:rPr>
        <w:t xml:space="preserve"> </w:t>
      </w:r>
      <w:r w:rsidRPr="00930A51">
        <w:rPr>
          <w:rFonts w:ascii="Montserrat" w:eastAsia="Arial" w:hAnsi="Montserrat" w:cs="Arial"/>
        </w:rPr>
        <w:t>le</w:t>
      </w:r>
      <w:r w:rsidRPr="00930A51">
        <w:rPr>
          <w:rFonts w:ascii="Montserrat" w:eastAsia="Arial" w:hAnsi="Montserrat" w:cs="Arial"/>
          <w:spacing w:val="1"/>
        </w:rPr>
        <w:t>u</w:t>
      </w:r>
      <w:r w:rsidRPr="00930A51">
        <w:rPr>
          <w:rFonts w:ascii="Montserrat" w:eastAsia="Arial" w:hAnsi="Montserrat" w:cs="Arial"/>
        </w:rPr>
        <w:t>r</w:t>
      </w:r>
      <w:r w:rsidRPr="00930A51">
        <w:rPr>
          <w:rFonts w:ascii="Montserrat" w:hAnsi="Montserrat"/>
        </w:rPr>
        <w:t xml:space="preserve"> </w:t>
      </w:r>
      <w:r w:rsidRPr="00930A51">
        <w:rPr>
          <w:rFonts w:ascii="Montserrat" w:eastAsia="Arial" w:hAnsi="Montserrat" w:cs="Arial"/>
        </w:rPr>
        <w:t>in</w:t>
      </w:r>
      <w:r w:rsidRPr="00930A51">
        <w:rPr>
          <w:rFonts w:ascii="Montserrat" w:eastAsia="Arial" w:hAnsi="Montserrat" w:cs="Arial"/>
          <w:spacing w:val="-2"/>
        </w:rPr>
        <w:t>s</w:t>
      </w:r>
      <w:r w:rsidRPr="00930A51">
        <w:rPr>
          <w:rFonts w:ascii="Montserrat" w:eastAsia="Arial" w:hAnsi="Montserrat" w:cs="Arial"/>
          <w:spacing w:val="1"/>
        </w:rPr>
        <w:t>e</w:t>
      </w:r>
      <w:r w:rsidRPr="00930A51">
        <w:rPr>
          <w:rFonts w:ascii="Montserrat" w:eastAsia="Arial" w:hAnsi="Montserrat" w:cs="Arial"/>
        </w:rPr>
        <w:t>rt</w:t>
      </w:r>
      <w:r w:rsidRPr="00930A51">
        <w:rPr>
          <w:rFonts w:ascii="Montserrat" w:eastAsia="Arial" w:hAnsi="Montserrat" w:cs="Arial"/>
          <w:spacing w:val="-1"/>
        </w:rPr>
        <w:t>i</w:t>
      </w:r>
      <w:r w:rsidRPr="00930A51">
        <w:rPr>
          <w:rFonts w:ascii="Montserrat" w:eastAsia="Arial" w:hAnsi="Montserrat" w:cs="Arial"/>
          <w:spacing w:val="1"/>
        </w:rPr>
        <w:t>o</w:t>
      </w:r>
      <w:r w:rsidRPr="00930A51">
        <w:rPr>
          <w:rFonts w:ascii="Montserrat" w:eastAsia="Arial" w:hAnsi="Montserrat" w:cs="Arial"/>
        </w:rPr>
        <w:t xml:space="preserve">n </w:t>
      </w:r>
      <w:r w:rsidRPr="00930A51">
        <w:rPr>
          <w:rFonts w:ascii="Montserrat" w:eastAsia="Arial" w:hAnsi="Montserrat" w:cs="Arial"/>
          <w:spacing w:val="1"/>
        </w:rPr>
        <w:t>p</w:t>
      </w:r>
      <w:r w:rsidRPr="00930A51">
        <w:rPr>
          <w:rFonts w:ascii="Montserrat" w:eastAsia="Arial" w:hAnsi="Montserrat" w:cs="Arial"/>
        </w:rPr>
        <w:t>rof</w:t>
      </w:r>
      <w:r w:rsidRPr="00930A51">
        <w:rPr>
          <w:rFonts w:ascii="Montserrat" w:eastAsia="Arial" w:hAnsi="Montserrat" w:cs="Arial"/>
          <w:spacing w:val="1"/>
        </w:rPr>
        <w:t>e</w:t>
      </w:r>
      <w:r w:rsidRPr="00930A51">
        <w:rPr>
          <w:rFonts w:ascii="Montserrat" w:eastAsia="Arial" w:hAnsi="Montserrat" w:cs="Arial"/>
        </w:rPr>
        <w:t>ssi</w:t>
      </w:r>
      <w:r w:rsidRPr="00930A51">
        <w:rPr>
          <w:rFonts w:ascii="Montserrat" w:eastAsia="Arial" w:hAnsi="Montserrat" w:cs="Arial"/>
          <w:spacing w:val="-2"/>
        </w:rPr>
        <w:t>o</w:t>
      </w:r>
      <w:r w:rsidRPr="00930A51">
        <w:rPr>
          <w:rFonts w:ascii="Montserrat" w:eastAsia="Arial" w:hAnsi="Montserrat" w:cs="Arial"/>
          <w:spacing w:val="1"/>
        </w:rPr>
        <w:t>nne</w:t>
      </w:r>
      <w:r w:rsidRPr="00930A51">
        <w:rPr>
          <w:rFonts w:ascii="Montserrat" w:eastAsia="Arial" w:hAnsi="Montserrat" w:cs="Arial"/>
        </w:rPr>
        <w:t>l</w:t>
      </w:r>
      <w:r w:rsidRPr="00930A51">
        <w:rPr>
          <w:rFonts w:ascii="Montserrat" w:eastAsia="Arial" w:hAnsi="Montserrat" w:cs="Arial"/>
          <w:spacing w:val="-1"/>
        </w:rPr>
        <w:t>l</w:t>
      </w:r>
      <w:r w:rsidRPr="00930A51">
        <w:rPr>
          <w:rFonts w:ascii="Montserrat" w:eastAsia="Arial" w:hAnsi="Montserrat" w:cs="Arial"/>
        </w:rPr>
        <w:t>e</w:t>
      </w:r>
      <w:r w:rsidRPr="00930A51">
        <w:rPr>
          <w:rFonts w:ascii="Montserrat" w:eastAsia="Arial" w:hAnsi="Montserrat" w:cs="Arial"/>
          <w:spacing w:val="-3"/>
        </w:rPr>
        <w:t xml:space="preserve"> </w:t>
      </w:r>
      <w:r w:rsidRPr="00930A51">
        <w:rPr>
          <w:rFonts w:ascii="Montserrat" w:eastAsia="Arial" w:hAnsi="Montserrat" w:cs="Arial"/>
          <w:spacing w:val="1"/>
        </w:rPr>
        <w:t>du</w:t>
      </w:r>
      <w:r w:rsidRPr="00930A51">
        <w:rPr>
          <w:rFonts w:ascii="Montserrat" w:eastAsia="Arial" w:hAnsi="Montserrat" w:cs="Arial"/>
        </w:rPr>
        <w:t>r</w:t>
      </w:r>
      <w:r w:rsidRPr="00930A51">
        <w:rPr>
          <w:rFonts w:ascii="Montserrat" w:eastAsia="Arial" w:hAnsi="Montserrat" w:cs="Arial"/>
          <w:spacing w:val="-2"/>
        </w:rPr>
        <w:t>a</w:t>
      </w:r>
      <w:r w:rsidRPr="00930A51">
        <w:rPr>
          <w:rFonts w:ascii="Montserrat" w:eastAsia="Arial" w:hAnsi="Montserrat" w:cs="Arial"/>
          <w:spacing w:val="1"/>
        </w:rPr>
        <w:t>b</w:t>
      </w:r>
      <w:r w:rsidRPr="00930A51">
        <w:rPr>
          <w:rFonts w:ascii="Montserrat" w:eastAsia="Arial" w:hAnsi="Montserrat" w:cs="Arial"/>
          <w:spacing w:val="-3"/>
        </w:rPr>
        <w:t>l</w:t>
      </w:r>
      <w:r w:rsidRPr="00930A51">
        <w:rPr>
          <w:rFonts w:ascii="Montserrat" w:eastAsia="Arial" w:hAnsi="Montserrat" w:cs="Arial"/>
        </w:rPr>
        <w:t>e</w:t>
      </w:r>
      <w:r w:rsidRPr="00930A51">
        <w:rPr>
          <w:rFonts w:ascii="Montserrat" w:eastAsia="Arial" w:hAnsi="Montserrat" w:cs="Arial"/>
          <w:spacing w:val="-1"/>
        </w:rPr>
        <w:t xml:space="preserve"> </w:t>
      </w:r>
      <w:r w:rsidRPr="00930A51">
        <w:rPr>
          <w:rFonts w:ascii="Montserrat" w:eastAsia="Arial" w:hAnsi="Montserrat" w:cs="Arial"/>
          <w:spacing w:val="1"/>
        </w:rPr>
        <w:t>d</w:t>
      </w:r>
      <w:r w:rsidRPr="00930A51">
        <w:rPr>
          <w:rFonts w:ascii="Montserrat" w:eastAsia="Arial" w:hAnsi="Montserrat" w:cs="Arial"/>
          <w:spacing w:val="-1"/>
        </w:rPr>
        <w:t>a</w:t>
      </w:r>
      <w:r w:rsidRPr="00930A51">
        <w:rPr>
          <w:rFonts w:ascii="Montserrat" w:eastAsia="Arial" w:hAnsi="Montserrat" w:cs="Arial"/>
          <w:spacing w:val="1"/>
        </w:rPr>
        <w:t>n</w:t>
      </w:r>
      <w:r w:rsidRPr="00930A51">
        <w:rPr>
          <w:rFonts w:ascii="Montserrat" w:eastAsia="Arial" w:hAnsi="Montserrat" w:cs="Arial"/>
        </w:rPr>
        <w:t>s</w:t>
      </w:r>
      <w:r w:rsidRPr="00930A51">
        <w:rPr>
          <w:rFonts w:ascii="Montserrat" w:eastAsia="Arial" w:hAnsi="Montserrat" w:cs="Arial"/>
          <w:spacing w:val="-2"/>
        </w:rPr>
        <w:t xml:space="preserve"> </w:t>
      </w:r>
      <w:r w:rsidRPr="00930A51">
        <w:rPr>
          <w:rFonts w:ascii="Montserrat" w:eastAsia="Arial" w:hAnsi="Montserrat" w:cs="Arial"/>
        </w:rPr>
        <w:t>les</w:t>
      </w:r>
      <w:r w:rsidRPr="00930A51">
        <w:rPr>
          <w:rFonts w:ascii="Montserrat" w:eastAsia="Arial" w:hAnsi="Montserrat" w:cs="Arial"/>
          <w:spacing w:val="-4"/>
        </w:rPr>
        <w:t xml:space="preserve"> </w:t>
      </w:r>
      <w:r w:rsidRPr="00930A51">
        <w:rPr>
          <w:rFonts w:ascii="Montserrat" w:eastAsia="Arial" w:hAnsi="Montserrat" w:cs="Arial"/>
          <w:spacing w:val="1"/>
        </w:rPr>
        <w:t>n</w:t>
      </w:r>
      <w:r w:rsidRPr="00930A51">
        <w:rPr>
          <w:rFonts w:ascii="Montserrat" w:eastAsia="Arial" w:hAnsi="Montserrat" w:cs="Arial"/>
          <w:spacing w:val="-1"/>
        </w:rPr>
        <w:t>o</w:t>
      </w:r>
      <w:r w:rsidRPr="00930A51">
        <w:rPr>
          <w:rFonts w:ascii="Montserrat" w:eastAsia="Arial" w:hAnsi="Montserrat" w:cs="Arial"/>
          <w:spacing w:val="1"/>
        </w:rPr>
        <w:t>u</w:t>
      </w:r>
      <w:r w:rsidRPr="00930A51">
        <w:rPr>
          <w:rFonts w:ascii="Montserrat" w:eastAsia="Arial" w:hAnsi="Montserrat" w:cs="Arial"/>
        </w:rPr>
        <w:t>v</w:t>
      </w:r>
      <w:r w:rsidRPr="00930A51">
        <w:rPr>
          <w:rFonts w:ascii="Montserrat" w:eastAsia="Arial" w:hAnsi="Montserrat" w:cs="Arial"/>
          <w:spacing w:val="1"/>
        </w:rPr>
        <w:t>e</w:t>
      </w:r>
      <w:r w:rsidRPr="00930A51">
        <w:rPr>
          <w:rFonts w:ascii="Montserrat" w:eastAsia="Arial" w:hAnsi="Montserrat" w:cs="Arial"/>
          <w:spacing w:val="-1"/>
        </w:rPr>
        <w:t>a</w:t>
      </w:r>
      <w:r w:rsidRPr="00930A51">
        <w:rPr>
          <w:rFonts w:ascii="Montserrat" w:eastAsia="Arial" w:hAnsi="Montserrat" w:cs="Arial"/>
          <w:spacing w:val="1"/>
        </w:rPr>
        <w:t>u</w:t>
      </w:r>
      <w:r w:rsidRPr="00930A51">
        <w:rPr>
          <w:rFonts w:ascii="Montserrat" w:eastAsia="Arial" w:hAnsi="Montserrat" w:cs="Arial"/>
        </w:rPr>
        <w:t>x</w:t>
      </w:r>
      <w:r w:rsidRPr="00930A51">
        <w:rPr>
          <w:rFonts w:ascii="Montserrat" w:eastAsia="Arial" w:hAnsi="Montserrat" w:cs="Arial"/>
          <w:spacing w:val="-4"/>
        </w:rPr>
        <w:t xml:space="preserve"> </w:t>
      </w:r>
      <w:r w:rsidRPr="00930A51">
        <w:rPr>
          <w:rFonts w:ascii="Montserrat" w:eastAsia="Arial" w:hAnsi="Montserrat" w:cs="Arial"/>
          <w:spacing w:val="-1"/>
        </w:rPr>
        <w:t>p</w:t>
      </w:r>
      <w:r w:rsidRPr="00930A51">
        <w:rPr>
          <w:rFonts w:ascii="Montserrat" w:eastAsia="Arial" w:hAnsi="Montserrat" w:cs="Arial"/>
          <w:spacing w:val="1"/>
        </w:rPr>
        <w:t>o</w:t>
      </w:r>
      <w:r w:rsidRPr="00930A51">
        <w:rPr>
          <w:rFonts w:ascii="Montserrat" w:eastAsia="Arial" w:hAnsi="Montserrat" w:cs="Arial"/>
        </w:rPr>
        <w:t>st</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4"/>
        </w:rPr>
        <w:t xml:space="preserve"> </w:t>
      </w:r>
      <w:r w:rsidRPr="00930A51">
        <w:rPr>
          <w:rFonts w:ascii="Montserrat" w:eastAsia="Arial" w:hAnsi="Montserrat" w:cs="Arial"/>
          <w:spacing w:val="1"/>
        </w:rPr>
        <w:t>d</w:t>
      </w:r>
      <w:r w:rsidRPr="00930A51">
        <w:rPr>
          <w:rFonts w:ascii="Montserrat" w:eastAsia="Arial" w:hAnsi="Montserrat" w:cs="Arial"/>
        </w:rPr>
        <w:t>’</w:t>
      </w:r>
      <w:r w:rsidRPr="00930A51">
        <w:rPr>
          <w:rFonts w:ascii="Montserrat" w:eastAsia="Arial" w:hAnsi="Montserrat" w:cs="Arial"/>
          <w:spacing w:val="-2"/>
        </w:rPr>
        <w:t>e</w:t>
      </w:r>
      <w:r w:rsidRPr="00930A51">
        <w:rPr>
          <w:rFonts w:ascii="Montserrat" w:eastAsia="Arial" w:hAnsi="Montserrat" w:cs="Arial"/>
          <w:spacing w:val="1"/>
        </w:rPr>
        <w:t>mp</w:t>
      </w:r>
      <w:r w:rsidRPr="00930A51">
        <w:rPr>
          <w:rFonts w:ascii="Montserrat" w:eastAsia="Arial" w:hAnsi="Montserrat" w:cs="Arial"/>
        </w:rPr>
        <w:t>loi</w:t>
      </w:r>
      <w:r w:rsidRPr="00930A51">
        <w:rPr>
          <w:rFonts w:ascii="Montserrat" w:eastAsia="Arial" w:hAnsi="Montserrat" w:cs="Arial"/>
          <w:spacing w:val="-2"/>
        </w:rPr>
        <w:t xml:space="preserve"> </w:t>
      </w:r>
      <w:r w:rsidRPr="00930A51">
        <w:rPr>
          <w:rFonts w:ascii="Montserrat" w:eastAsia="Arial" w:hAnsi="Montserrat" w:cs="Arial"/>
        </w:rPr>
        <w:t>cr</w:t>
      </w:r>
      <w:r w:rsidRPr="00930A51">
        <w:rPr>
          <w:rFonts w:ascii="Montserrat" w:eastAsia="Arial" w:hAnsi="Montserrat" w:cs="Arial"/>
          <w:spacing w:val="-2"/>
        </w:rPr>
        <w:t>é</w:t>
      </w:r>
      <w:r w:rsidRPr="00930A51">
        <w:rPr>
          <w:rFonts w:ascii="Montserrat" w:eastAsia="Arial" w:hAnsi="Montserrat" w:cs="Arial"/>
          <w:spacing w:val="1"/>
        </w:rPr>
        <w:t>é</w:t>
      </w:r>
      <w:r w:rsidRPr="00930A51">
        <w:rPr>
          <w:rFonts w:ascii="Montserrat" w:eastAsia="Arial" w:hAnsi="Montserrat" w:cs="Arial"/>
        </w:rPr>
        <w:t>s,</w:t>
      </w:r>
      <w:r w:rsidRPr="00930A51">
        <w:rPr>
          <w:rFonts w:ascii="Montserrat" w:eastAsia="Arial" w:hAnsi="Montserrat" w:cs="Arial"/>
          <w:spacing w:val="-1"/>
        </w:rPr>
        <w:t xml:space="preserve"> g</w:t>
      </w:r>
      <w:r w:rsidRPr="00930A51">
        <w:rPr>
          <w:rFonts w:ascii="Montserrat" w:eastAsia="Arial" w:hAnsi="Montserrat" w:cs="Arial"/>
        </w:rPr>
        <w:t>râce</w:t>
      </w:r>
      <w:r w:rsidRPr="00930A51">
        <w:rPr>
          <w:rFonts w:ascii="Montserrat" w:eastAsia="Arial" w:hAnsi="Montserrat" w:cs="Arial"/>
          <w:spacing w:val="-1"/>
        </w:rPr>
        <w:t xml:space="preserve"> a</w:t>
      </w:r>
      <w:r w:rsidRPr="00930A51">
        <w:rPr>
          <w:rFonts w:ascii="Montserrat" w:eastAsia="Arial" w:hAnsi="Montserrat" w:cs="Arial"/>
          <w:spacing w:val="1"/>
        </w:rPr>
        <w:t>u</w:t>
      </w:r>
      <w:r w:rsidRPr="00930A51">
        <w:rPr>
          <w:rFonts w:ascii="Montserrat" w:eastAsia="Arial" w:hAnsi="Montserrat" w:cs="Arial"/>
        </w:rPr>
        <w:t>x</w:t>
      </w:r>
      <w:r w:rsidRPr="00930A51">
        <w:rPr>
          <w:rFonts w:ascii="Montserrat" w:eastAsia="Arial" w:hAnsi="Montserrat" w:cs="Arial"/>
          <w:spacing w:val="-2"/>
        </w:rPr>
        <w:t xml:space="preserve"> </w:t>
      </w:r>
      <w:r w:rsidRPr="00930A51">
        <w:rPr>
          <w:rFonts w:ascii="Montserrat" w:eastAsia="Arial" w:hAnsi="Montserrat" w:cs="Arial"/>
          <w:spacing w:val="1"/>
        </w:rPr>
        <w:t>a</w:t>
      </w:r>
      <w:r w:rsidRPr="00930A51">
        <w:rPr>
          <w:rFonts w:ascii="Montserrat" w:eastAsia="Arial" w:hAnsi="Montserrat" w:cs="Arial"/>
        </w:rPr>
        <w:t>ct</w:t>
      </w:r>
      <w:r w:rsidRPr="00930A51">
        <w:rPr>
          <w:rFonts w:ascii="Montserrat" w:eastAsia="Arial" w:hAnsi="Montserrat" w:cs="Arial"/>
          <w:spacing w:val="-2"/>
        </w:rPr>
        <w:t>i</w:t>
      </w:r>
      <w:r w:rsidRPr="00930A51">
        <w:rPr>
          <w:rFonts w:ascii="Montserrat" w:eastAsia="Arial" w:hAnsi="Montserrat" w:cs="Arial"/>
          <w:spacing w:val="1"/>
        </w:rPr>
        <w:t>on</w:t>
      </w:r>
      <w:r w:rsidRPr="00930A51">
        <w:rPr>
          <w:rFonts w:ascii="Montserrat" w:eastAsia="Arial" w:hAnsi="Montserrat" w:cs="Arial"/>
        </w:rPr>
        <w:t xml:space="preserve">s </w:t>
      </w:r>
      <w:r w:rsidRPr="00930A51">
        <w:rPr>
          <w:rFonts w:ascii="Montserrat" w:eastAsia="Arial" w:hAnsi="Montserrat" w:cs="Arial"/>
          <w:spacing w:val="1"/>
        </w:rPr>
        <w:t>d</w:t>
      </w:r>
      <w:r w:rsidRPr="00930A51">
        <w:rPr>
          <w:rFonts w:ascii="Montserrat" w:eastAsia="Arial" w:hAnsi="Montserrat" w:cs="Arial"/>
        </w:rPr>
        <w:t>’</w:t>
      </w:r>
      <w:r w:rsidRPr="00930A51">
        <w:rPr>
          <w:rFonts w:ascii="Montserrat" w:eastAsia="Arial" w:hAnsi="Montserrat" w:cs="Arial"/>
          <w:spacing w:val="-1"/>
        </w:rPr>
        <w:t>i</w:t>
      </w:r>
      <w:r w:rsidRPr="00930A51">
        <w:rPr>
          <w:rFonts w:ascii="Montserrat" w:eastAsia="Arial" w:hAnsi="Montserrat" w:cs="Arial"/>
          <w:spacing w:val="1"/>
        </w:rPr>
        <w:t>m</w:t>
      </w:r>
      <w:r w:rsidRPr="00930A51">
        <w:rPr>
          <w:rFonts w:ascii="Montserrat" w:eastAsia="Arial" w:hAnsi="Montserrat" w:cs="Arial"/>
          <w:spacing w:val="-1"/>
        </w:rPr>
        <w:t>m</w:t>
      </w:r>
      <w:r w:rsidRPr="00930A51">
        <w:rPr>
          <w:rFonts w:ascii="Montserrat" w:eastAsia="Arial" w:hAnsi="Montserrat" w:cs="Arial"/>
          <w:spacing w:val="1"/>
        </w:rPr>
        <w:t>e</w:t>
      </w:r>
      <w:r w:rsidRPr="00930A51">
        <w:rPr>
          <w:rFonts w:ascii="Montserrat" w:eastAsia="Arial" w:hAnsi="Montserrat" w:cs="Arial"/>
        </w:rPr>
        <w:t>rs</w:t>
      </w:r>
      <w:r w:rsidRPr="00930A51">
        <w:rPr>
          <w:rFonts w:ascii="Montserrat" w:eastAsia="Arial" w:hAnsi="Montserrat" w:cs="Arial"/>
          <w:spacing w:val="-1"/>
        </w:rPr>
        <w:t>i</w:t>
      </w:r>
      <w:r w:rsidRPr="00930A51">
        <w:rPr>
          <w:rFonts w:ascii="Montserrat" w:eastAsia="Arial" w:hAnsi="Montserrat" w:cs="Arial"/>
          <w:spacing w:val="1"/>
        </w:rPr>
        <w:t>o</w:t>
      </w:r>
      <w:r w:rsidRPr="00930A51">
        <w:rPr>
          <w:rFonts w:ascii="Montserrat" w:eastAsia="Arial" w:hAnsi="Montserrat" w:cs="Arial"/>
        </w:rPr>
        <w:t>n</w:t>
      </w:r>
      <w:r w:rsidRPr="00930A51">
        <w:rPr>
          <w:rFonts w:ascii="Montserrat" w:eastAsia="Arial" w:hAnsi="Montserrat" w:cs="Arial"/>
          <w:spacing w:val="-1"/>
        </w:rPr>
        <w:t xml:space="preserve"> </w:t>
      </w:r>
      <w:r w:rsidRPr="00930A51">
        <w:rPr>
          <w:rFonts w:ascii="Montserrat" w:eastAsia="Arial" w:hAnsi="Montserrat" w:cs="Arial"/>
          <w:spacing w:val="1"/>
        </w:rPr>
        <w:t>e</w:t>
      </w:r>
      <w:r w:rsidRPr="00930A51">
        <w:rPr>
          <w:rFonts w:ascii="Montserrat" w:eastAsia="Arial" w:hAnsi="Montserrat" w:cs="Arial"/>
        </w:rPr>
        <w:t>t</w:t>
      </w:r>
      <w:r w:rsidRPr="00930A51">
        <w:rPr>
          <w:rFonts w:ascii="Montserrat" w:eastAsia="Arial" w:hAnsi="Montserrat" w:cs="Arial"/>
          <w:spacing w:val="1"/>
        </w:rPr>
        <w:t xml:space="preserve"> d</w:t>
      </w:r>
      <w:r w:rsidRPr="00930A51">
        <w:rPr>
          <w:rFonts w:ascii="Montserrat" w:eastAsia="Arial" w:hAnsi="Montserrat" w:cs="Arial"/>
          <w:spacing w:val="-3"/>
        </w:rPr>
        <w:t>’</w:t>
      </w:r>
      <w:r w:rsidRPr="00930A51">
        <w:rPr>
          <w:rFonts w:ascii="Montserrat" w:eastAsia="Arial" w:hAnsi="Montserrat" w:cs="Arial"/>
          <w:spacing w:val="1"/>
        </w:rPr>
        <w:t>en</w:t>
      </w:r>
      <w:r w:rsidRPr="00930A51">
        <w:rPr>
          <w:rFonts w:ascii="Montserrat" w:eastAsia="Arial" w:hAnsi="Montserrat" w:cs="Arial"/>
        </w:rPr>
        <w:t>c</w:t>
      </w:r>
      <w:r w:rsidRPr="00930A51">
        <w:rPr>
          <w:rFonts w:ascii="Montserrat" w:eastAsia="Arial" w:hAnsi="Montserrat" w:cs="Arial"/>
          <w:spacing w:val="-1"/>
        </w:rPr>
        <w:t>a</w:t>
      </w:r>
      <w:r w:rsidRPr="00930A51">
        <w:rPr>
          <w:rFonts w:ascii="Montserrat" w:eastAsia="Arial" w:hAnsi="Montserrat" w:cs="Arial"/>
          <w:spacing w:val="1"/>
        </w:rPr>
        <w:t>d</w:t>
      </w:r>
      <w:r w:rsidRPr="00930A51">
        <w:rPr>
          <w:rFonts w:ascii="Montserrat" w:eastAsia="Arial" w:hAnsi="Montserrat" w:cs="Arial"/>
        </w:rPr>
        <w:t>reme</w:t>
      </w:r>
      <w:r w:rsidRPr="00930A51">
        <w:rPr>
          <w:rFonts w:ascii="Montserrat" w:eastAsia="Arial" w:hAnsi="Montserrat" w:cs="Arial"/>
          <w:spacing w:val="1"/>
        </w:rPr>
        <w:t>n</w:t>
      </w:r>
      <w:r w:rsidRPr="00930A51">
        <w:rPr>
          <w:rFonts w:ascii="Montserrat" w:eastAsia="Arial" w:hAnsi="Montserrat" w:cs="Arial"/>
        </w:rPr>
        <w:t>t</w:t>
      </w:r>
      <w:r w:rsidRPr="00930A51">
        <w:rPr>
          <w:rFonts w:ascii="Montserrat" w:eastAsia="Arial" w:hAnsi="Montserrat" w:cs="Arial"/>
          <w:spacing w:val="-1"/>
        </w:rPr>
        <w:t xml:space="preserve"> </w:t>
      </w:r>
      <w:r w:rsidRPr="00930A51">
        <w:rPr>
          <w:rFonts w:ascii="Montserrat" w:eastAsia="Arial" w:hAnsi="Montserrat" w:cs="Arial"/>
        </w:rPr>
        <w:t>;</w:t>
      </w:r>
    </w:p>
    <w:p w14:paraId="2F51DD52" w14:textId="77777777" w:rsidR="001A37D4" w:rsidRPr="00930A51" w:rsidRDefault="001A37D4" w:rsidP="00D05C04">
      <w:pPr>
        <w:pStyle w:val="Paragraphedeliste"/>
        <w:numPr>
          <w:ilvl w:val="0"/>
          <w:numId w:val="17"/>
        </w:numPr>
        <w:spacing w:line="276" w:lineRule="auto"/>
        <w:jc w:val="both"/>
        <w:rPr>
          <w:rFonts w:ascii="Montserrat" w:eastAsia="Calibri" w:hAnsi="Montserrat" w:cs="Calibri"/>
          <w:b/>
          <w:color w:val="385522"/>
          <w:spacing w:val="20"/>
          <w:w w:val="99"/>
        </w:rPr>
      </w:pPr>
      <w:r w:rsidRPr="00930A51">
        <w:rPr>
          <w:rFonts w:ascii="Montserrat" w:eastAsia="Arial" w:hAnsi="Montserrat" w:cs="Arial"/>
        </w:rPr>
        <w:t>S</w:t>
      </w:r>
      <w:r w:rsidRPr="00930A51">
        <w:rPr>
          <w:rFonts w:ascii="Montserrat" w:eastAsia="Arial" w:hAnsi="Montserrat" w:cs="Arial"/>
          <w:spacing w:val="1"/>
        </w:rPr>
        <w:t>ou</w:t>
      </w:r>
      <w:r w:rsidRPr="00930A51">
        <w:rPr>
          <w:rFonts w:ascii="Montserrat" w:eastAsia="Arial" w:hAnsi="Montserrat" w:cs="Arial"/>
          <w:spacing w:val="-2"/>
        </w:rPr>
        <w:t>t</w:t>
      </w:r>
      <w:r w:rsidRPr="00930A51">
        <w:rPr>
          <w:rFonts w:ascii="Montserrat" w:eastAsia="Arial" w:hAnsi="Montserrat" w:cs="Arial"/>
          <w:spacing w:val="1"/>
        </w:rPr>
        <w:t>en</w:t>
      </w:r>
      <w:r w:rsidRPr="00930A51">
        <w:rPr>
          <w:rFonts w:ascii="Montserrat" w:eastAsia="Arial" w:hAnsi="Montserrat" w:cs="Arial"/>
        </w:rPr>
        <w:t>ir</w:t>
      </w:r>
      <w:r w:rsidRPr="00930A51">
        <w:rPr>
          <w:rFonts w:ascii="Montserrat" w:eastAsia="Arial" w:hAnsi="Montserrat" w:cs="Arial"/>
          <w:spacing w:val="49"/>
        </w:rPr>
        <w:t xml:space="preserve"> </w:t>
      </w:r>
      <w:r w:rsidRPr="00930A51">
        <w:rPr>
          <w:rFonts w:ascii="Montserrat" w:eastAsia="Arial" w:hAnsi="Montserrat" w:cs="Arial"/>
        </w:rPr>
        <w:t>fi</w:t>
      </w:r>
      <w:r w:rsidRPr="00930A51">
        <w:rPr>
          <w:rFonts w:ascii="Montserrat" w:eastAsia="Arial" w:hAnsi="Montserrat" w:cs="Arial"/>
          <w:spacing w:val="-1"/>
        </w:rPr>
        <w:t>n</w:t>
      </w:r>
      <w:r w:rsidRPr="00930A51">
        <w:rPr>
          <w:rFonts w:ascii="Montserrat" w:eastAsia="Arial" w:hAnsi="Montserrat" w:cs="Arial"/>
          <w:spacing w:val="1"/>
        </w:rPr>
        <w:t>an</w:t>
      </w:r>
      <w:r w:rsidRPr="00930A51">
        <w:rPr>
          <w:rFonts w:ascii="Montserrat" w:eastAsia="Arial" w:hAnsi="Montserrat" w:cs="Arial"/>
        </w:rPr>
        <w:t>cièr</w:t>
      </w:r>
      <w:r w:rsidRPr="00930A51">
        <w:rPr>
          <w:rFonts w:ascii="Montserrat" w:eastAsia="Arial" w:hAnsi="Montserrat" w:cs="Arial"/>
          <w:spacing w:val="-2"/>
        </w:rPr>
        <w:t>e</w:t>
      </w:r>
      <w:r w:rsidRPr="00930A51">
        <w:rPr>
          <w:rFonts w:ascii="Montserrat" w:eastAsia="Arial" w:hAnsi="Montserrat" w:cs="Arial"/>
          <w:spacing w:val="1"/>
        </w:rPr>
        <w:t>m</w:t>
      </w:r>
      <w:r w:rsidRPr="00930A51">
        <w:rPr>
          <w:rFonts w:ascii="Montserrat" w:eastAsia="Arial" w:hAnsi="Montserrat" w:cs="Arial"/>
          <w:spacing w:val="-1"/>
        </w:rPr>
        <w:t>e</w:t>
      </w:r>
      <w:r w:rsidRPr="00930A51">
        <w:rPr>
          <w:rFonts w:ascii="Montserrat" w:eastAsia="Arial" w:hAnsi="Montserrat" w:cs="Arial"/>
          <w:spacing w:val="1"/>
        </w:rPr>
        <w:t>n</w:t>
      </w:r>
      <w:r w:rsidRPr="00930A51">
        <w:rPr>
          <w:rFonts w:ascii="Montserrat" w:eastAsia="Arial" w:hAnsi="Montserrat" w:cs="Arial"/>
        </w:rPr>
        <w:t>t</w:t>
      </w:r>
      <w:r w:rsidRPr="00930A51">
        <w:rPr>
          <w:rFonts w:ascii="Montserrat" w:eastAsia="Arial" w:hAnsi="Montserrat" w:cs="Arial"/>
          <w:spacing w:val="51"/>
        </w:rPr>
        <w:t xml:space="preserve"> </w:t>
      </w:r>
      <w:r w:rsidRPr="00930A51">
        <w:rPr>
          <w:rFonts w:ascii="Montserrat" w:eastAsia="Arial" w:hAnsi="Montserrat" w:cs="Arial"/>
        </w:rPr>
        <w:t>la</w:t>
      </w:r>
      <w:r w:rsidRPr="00930A51">
        <w:rPr>
          <w:rFonts w:ascii="Montserrat" w:eastAsia="Arial" w:hAnsi="Montserrat" w:cs="Arial"/>
          <w:spacing w:val="48"/>
        </w:rPr>
        <w:t xml:space="preserve"> </w:t>
      </w:r>
      <w:r w:rsidRPr="00930A51">
        <w:rPr>
          <w:rFonts w:ascii="Montserrat" w:eastAsia="Arial" w:hAnsi="Montserrat" w:cs="Arial"/>
          <w:spacing w:val="1"/>
        </w:rPr>
        <w:t>p</w:t>
      </w:r>
      <w:r w:rsidRPr="00930A51">
        <w:rPr>
          <w:rFonts w:ascii="Montserrat" w:eastAsia="Arial" w:hAnsi="Montserrat" w:cs="Arial"/>
        </w:rPr>
        <w:t>r</w:t>
      </w:r>
      <w:r w:rsidRPr="00930A51">
        <w:rPr>
          <w:rFonts w:ascii="Montserrat" w:eastAsia="Arial" w:hAnsi="Montserrat" w:cs="Arial"/>
          <w:spacing w:val="-1"/>
        </w:rPr>
        <w:t>i</w:t>
      </w:r>
      <w:r w:rsidRPr="00930A51">
        <w:rPr>
          <w:rFonts w:ascii="Montserrat" w:eastAsia="Arial" w:hAnsi="Montserrat" w:cs="Arial"/>
        </w:rPr>
        <w:t>se</w:t>
      </w:r>
      <w:r w:rsidRPr="00930A51">
        <w:rPr>
          <w:rFonts w:ascii="Montserrat" w:eastAsia="Arial" w:hAnsi="Montserrat" w:cs="Arial"/>
          <w:spacing w:val="49"/>
        </w:rPr>
        <w:t xml:space="preserve"> </w:t>
      </w:r>
      <w:r w:rsidRPr="00930A51">
        <w:rPr>
          <w:rFonts w:ascii="Montserrat" w:eastAsia="Arial" w:hAnsi="Montserrat" w:cs="Arial"/>
          <w:spacing w:val="1"/>
        </w:rPr>
        <w:t>e</w:t>
      </w:r>
      <w:r w:rsidRPr="00930A51">
        <w:rPr>
          <w:rFonts w:ascii="Montserrat" w:eastAsia="Arial" w:hAnsi="Montserrat" w:cs="Arial"/>
        </w:rPr>
        <w:t>n</w:t>
      </w:r>
      <w:r w:rsidRPr="00930A51">
        <w:rPr>
          <w:rFonts w:ascii="Montserrat" w:eastAsia="Arial" w:hAnsi="Montserrat" w:cs="Arial"/>
          <w:spacing w:val="49"/>
        </w:rPr>
        <w:t xml:space="preserve"> </w:t>
      </w:r>
      <w:r w:rsidRPr="00930A51">
        <w:rPr>
          <w:rFonts w:ascii="Montserrat" w:eastAsia="Arial" w:hAnsi="Montserrat" w:cs="Arial"/>
        </w:rPr>
        <w:t>c</w:t>
      </w:r>
      <w:r w:rsidRPr="00930A51">
        <w:rPr>
          <w:rFonts w:ascii="Montserrat" w:eastAsia="Arial" w:hAnsi="Montserrat" w:cs="Arial"/>
          <w:spacing w:val="1"/>
        </w:rPr>
        <w:t>ha</w:t>
      </w:r>
      <w:r w:rsidRPr="00930A51">
        <w:rPr>
          <w:rFonts w:ascii="Montserrat" w:eastAsia="Arial" w:hAnsi="Montserrat" w:cs="Arial"/>
        </w:rPr>
        <w:t>r</w:t>
      </w:r>
      <w:r w:rsidRPr="00930A51">
        <w:rPr>
          <w:rFonts w:ascii="Montserrat" w:eastAsia="Arial" w:hAnsi="Montserrat" w:cs="Arial"/>
          <w:spacing w:val="-2"/>
        </w:rPr>
        <w:t>g</w:t>
      </w:r>
      <w:r w:rsidRPr="00930A51">
        <w:rPr>
          <w:rFonts w:ascii="Montserrat" w:eastAsia="Arial" w:hAnsi="Montserrat" w:cs="Arial"/>
        </w:rPr>
        <w:t>e</w:t>
      </w:r>
      <w:r w:rsidRPr="00930A51">
        <w:rPr>
          <w:rFonts w:ascii="Montserrat" w:eastAsia="Arial" w:hAnsi="Montserrat" w:cs="Arial"/>
          <w:spacing w:val="49"/>
        </w:rPr>
        <w:t xml:space="preserve"> </w:t>
      </w:r>
      <w:r w:rsidRPr="00930A51">
        <w:rPr>
          <w:rFonts w:ascii="Montserrat" w:eastAsia="Arial" w:hAnsi="Montserrat" w:cs="Arial"/>
        </w:rPr>
        <w:t>t</w:t>
      </w:r>
      <w:r w:rsidRPr="00930A51">
        <w:rPr>
          <w:rFonts w:ascii="Montserrat" w:eastAsia="Arial" w:hAnsi="Montserrat" w:cs="Arial"/>
          <w:spacing w:val="1"/>
        </w:rPr>
        <w:t>o</w:t>
      </w:r>
      <w:r w:rsidRPr="00930A51">
        <w:rPr>
          <w:rFonts w:ascii="Montserrat" w:eastAsia="Arial" w:hAnsi="Montserrat" w:cs="Arial"/>
          <w:spacing w:val="-2"/>
        </w:rPr>
        <w:t>t</w:t>
      </w:r>
      <w:r w:rsidRPr="00930A51">
        <w:rPr>
          <w:rFonts w:ascii="Montserrat" w:eastAsia="Arial" w:hAnsi="Montserrat" w:cs="Arial"/>
          <w:spacing w:val="1"/>
        </w:rPr>
        <w:t>a</w:t>
      </w:r>
      <w:r w:rsidRPr="00930A51">
        <w:rPr>
          <w:rFonts w:ascii="Montserrat" w:eastAsia="Arial" w:hAnsi="Montserrat" w:cs="Arial"/>
        </w:rPr>
        <w:t>le</w:t>
      </w:r>
      <w:r w:rsidRPr="00930A51">
        <w:rPr>
          <w:rFonts w:ascii="Montserrat" w:eastAsia="Arial" w:hAnsi="Montserrat" w:cs="Arial"/>
          <w:spacing w:val="48"/>
        </w:rPr>
        <w:t xml:space="preserve"> </w:t>
      </w:r>
      <w:r w:rsidRPr="00930A51">
        <w:rPr>
          <w:rFonts w:ascii="Montserrat" w:eastAsia="Arial" w:hAnsi="Montserrat" w:cs="Arial"/>
          <w:spacing w:val="1"/>
        </w:rPr>
        <w:t>de</w:t>
      </w:r>
      <w:r w:rsidRPr="00930A51">
        <w:rPr>
          <w:rFonts w:ascii="Montserrat" w:eastAsia="Arial" w:hAnsi="Montserrat" w:cs="Arial"/>
        </w:rPr>
        <w:t>s</w:t>
      </w:r>
      <w:r w:rsidRPr="00930A51">
        <w:rPr>
          <w:rFonts w:ascii="Montserrat" w:eastAsia="Arial" w:hAnsi="Montserrat" w:cs="Arial"/>
          <w:spacing w:val="50"/>
        </w:rPr>
        <w:t xml:space="preserve"> </w:t>
      </w:r>
      <w:r w:rsidRPr="00930A51">
        <w:rPr>
          <w:rFonts w:ascii="Montserrat" w:eastAsia="Arial" w:hAnsi="Montserrat" w:cs="Arial"/>
          <w:spacing w:val="-2"/>
        </w:rPr>
        <w:t>s</w:t>
      </w:r>
      <w:r w:rsidRPr="00930A51">
        <w:rPr>
          <w:rFonts w:ascii="Montserrat" w:eastAsia="Arial" w:hAnsi="Montserrat" w:cs="Arial"/>
          <w:spacing w:val="1"/>
        </w:rPr>
        <w:t>a</w:t>
      </w:r>
      <w:r w:rsidRPr="00930A51">
        <w:rPr>
          <w:rFonts w:ascii="Montserrat" w:eastAsia="Arial" w:hAnsi="Montserrat" w:cs="Arial"/>
        </w:rPr>
        <w:t>lai</w:t>
      </w:r>
      <w:r w:rsidRPr="00930A51">
        <w:rPr>
          <w:rFonts w:ascii="Montserrat" w:eastAsia="Arial" w:hAnsi="Montserrat" w:cs="Arial"/>
          <w:spacing w:val="-1"/>
        </w:rPr>
        <w:t>r</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48"/>
        </w:rPr>
        <w:t xml:space="preserve"> </w:t>
      </w:r>
      <w:r w:rsidRPr="00930A51">
        <w:rPr>
          <w:rFonts w:ascii="Montserrat" w:eastAsia="Arial" w:hAnsi="Montserrat" w:cs="Arial"/>
          <w:spacing w:val="-1"/>
        </w:rPr>
        <w:t>d</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50"/>
        </w:rPr>
        <w:t xml:space="preserve"> </w:t>
      </w:r>
      <w:r w:rsidRPr="00930A51">
        <w:rPr>
          <w:rFonts w:ascii="Montserrat" w:eastAsia="Arial" w:hAnsi="Montserrat" w:cs="Arial"/>
        </w:rPr>
        <w:t>tit</w:t>
      </w:r>
      <w:r w:rsidRPr="00930A51">
        <w:rPr>
          <w:rFonts w:ascii="Montserrat" w:eastAsia="Arial" w:hAnsi="Montserrat" w:cs="Arial"/>
          <w:spacing w:val="1"/>
        </w:rPr>
        <w:t>u</w:t>
      </w:r>
      <w:r w:rsidRPr="00930A51">
        <w:rPr>
          <w:rFonts w:ascii="Montserrat" w:eastAsia="Arial" w:hAnsi="Montserrat" w:cs="Arial"/>
          <w:spacing w:val="-3"/>
        </w:rPr>
        <w:t>l</w:t>
      </w:r>
      <w:r w:rsidRPr="00930A51">
        <w:rPr>
          <w:rFonts w:ascii="Montserrat" w:eastAsia="Arial" w:hAnsi="Montserrat" w:cs="Arial"/>
          <w:spacing w:val="1"/>
        </w:rPr>
        <w:t>a</w:t>
      </w:r>
      <w:r w:rsidRPr="00930A51">
        <w:rPr>
          <w:rFonts w:ascii="Montserrat" w:eastAsia="Arial" w:hAnsi="Montserrat" w:cs="Arial"/>
        </w:rPr>
        <w:t>i</w:t>
      </w:r>
      <w:r w:rsidRPr="00930A51">
        <w:rPr>
          <w:rFonts w:ascii="Montserrat" w:eastAsia="Arial" w:hAnsi="Montserrat" w:cs="Arial"/>
          <w:spacing w:val="-1"/>
        </w:rPr>
        <w:t>r</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50"/>
        </w:rPr>
        <w:t xml:space="preserve"> </w:t>
      </w:r>
      <w:r w:rsidRPr="00930A51">
        <w:rPr>
          <w:rFonts w:ascii="Montserrat" w:eastAsia="Arial" w:hAnsi="Montserrat" w:cs="Arial"/>
          <w:spacing w:val="-1"/>
        </w:rPr>
        <w:t>d</w:t>
      </w:r>
      <w:r w:rsidRPr="00930A51">
        <w:rPr>
          <w:rFonts w:ascii="Montserrat" w:eastAsia="Arial" w:hAnsi="Montserrat" w:cs="Arial"/>
          <w:spacing w:val="1"/>
        </w:rPr>
        <w:t>e</w:t>
      </w:r>
      <w:r w:rsidRPr="00930A51">
        <w:rPr>
          <w:rFonts w:ascii="Montserrat" w:eastAsia="Arial" w:hAnsi="Montserrat" w:cs="Arial"/>
        </w:rPr>
        <w:t xml:space="preserve">s </w:t>
      </w:r>
      <w:r w:rsidRPr="00930A51">
        <w:rPr>
          <w:rFonts w:ascii="Montserrat" w:eastAsia="Arial" w:hAnsi="Montserrat" w:cs="Arial"/>
          <w:spacing w:val="1"/>
        </w:rPr>
        <w:t>nou</w:t>
      </w:r>
      <w:r w:rsidRPr="00930A51">
        <w:rPr>
          <w:rFonts w:ascii="Montserrat" w:eastAsia="Arial" w:hAnsi="Montserrat" w:cs="Arial"/>
          <w:spacing w:val="-2"/>
        </w:rPr>
        <w:t>v</w:t>
      </w:r>
      <w:r w:rsidRPr="00930A51">
        <w:rPr>
          <w:rFonts w:ascii="Montserrat" w:eastAsia="Arial" w:hAnsi="Montserrat" w:cs="Arial"/>
          <w:spacing w:val="1"/>
        </w:rPr>
        <w:t>eau</w:t>
      </w:r>
      <w:r w:rsidRPr="00930A51">
        <w:rPr>
          <w:rFonts w:ascii="Montserrat" w:eastAsia="Arial" w:hAnsi="Montserrat" w:cs="Arial"/>
        </w:rPr>
        <w:t>x</w:t>
      </w:r>
      <w:r w:rsidRPr="00930A51">
        <w:rPr>
          <w:rFonts w:ascii="Montserrat" w:eastAsia="Arial" w:hAnsi="Montserrat" w:cs="Arial"/>
          <w:spacing w:val="-2"/>
        </w:rPr>
        <w:t xml:space="preserve"> </w:t>
      </w:r>
      <w:r w:rsidRPr="00930A51">
        <w:rPr>
          <w:rFonts w:ascii="Montserrat" w:eastAsia="Arial" w:hAnsi="Montserrat" w:cs="Arial"/>
          <w:spacing w:val="-1"/>
        </w:rPr>
        <w:t>e</w:t>
      </w:r>
      <w:r w:rsidRPr="00930A51">
        <w:rPr>
          <w:rFonts w:ascii="Montserrat" w:eastAsia="Arial" w:hAnsi="Montserrat" w:cs="Arial"/>
          <w:spacing w:val="1"/>
        </w:rPr>
        <w:t>mp</w:t>
      </w:r>
      <w:r w:rsidRPr="00930A51">
        <w:rPr>
          <w:rFonts w:ascii="Montserrat" w:eastAsia="Arial" w:hAnsi="Montserrat" w:cs="Arial"/>
        </w:rPr>
        <w:t>lois cr</w:t>
      </w:r>
      <w:r w:rsidRPr="00930A51">
        <w:rPr>
          <w:rFonts w:ascii="Montserrat" w:eastAsia="Arial" w:hAnsi="Montserrat" w:cs="Arial"/>
          <w:spacing w:val="-2"/>
        </w:rPr>
        <w:t>é</w:t>
      </w:r>
      <w:r w:rsidRPr="00930A51">
        <w:rPr>
          <w:rFonts w:ascii="Montserrat" w:eastAsia="Arial" w:hAnsi="Montserrat" w:cs="Arial"/>
          <w:spacing w:val="1"/>
        </w:rPr>
        <w:t>é</w:t>
      </w:r>
      <w:r w:rsidRPr="00930A51">
        <w:rPr>
          <w:rFonts w:ascii="Montserrat" w:eastAsia="Arial" w:hAnsi="Montserrat" w:cs="Arial"/>
        </w:rPr>
        <w:t xml:space="preserve">s </w:t>
      </w:r>
      <w:r w:rsidRPr="00930A51">
        <w:rPr>
          <w:rFonts w:ascii="Montserrat" w:eastAsia="Arial" w:hAnsi="Montserrat" w:cs="Arial"/>
          <w:spacing w:val="1"/>
        </w:rPr>
        <w:t>pa</w:t>
      </w:r>
      <w:r w:rsidRPr="00930A51">
        <w:rPr>
          <w:rFonts w:ascii="Montserrat" w:eastAsia="Arial" w:hAnsi="Montserrat" w:cs="Arial"/>
        </w:rPr>
        <w:t xml:space="preserve">r </w:t>
      </w:r>
      <w:r w:rsidRPr="00930A51">
        <w:rPr>
          <w:rFonts w:ascii="Montserrat" w:eastAsia="Arial" w:hAnsi="Montserrat" w:cs="Arial"/>
          <w:spacing w:val="-1"/>
        </w:rPr>
        <w:t>l</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2"/>
        </w:rPr>
        <w:t xml:space="preserve"> </w:t>
      </w:r>
      <w:r w:rsidRPr="00930A51">
        <w:rPr>
          <w:rFonts w:ascii="Montserrat" w:eastAsia="Arial" w:hAnsi="Montserrat" w:cs="Arial"/>
          <w:spacing w:val="1"/>
        </w:rPr>
        <w:t>e</w:t>
      </w:r>
      <w:r w:rsidRPr="00930A51">
        <w:rPr>
          <w:rFonts w:ascii="Montserrat" w:eastAsia="Arial" w:hAnsi="Montserrat" w:cs="Arial"/>
          <w:spacing w:val="-1"/>
        </w:rPr>
        <w:t>n</w:t>
      </w:r>
      <w:r w:rsidRPr="00930A51">
        <w:rPr>
          <w:rFonts w:ascii="Montserrat" w:eastAsia="Arial" w:hAnsi="Montserrat" w:cs="Arial"/>
        </w:rPr>
        <w:t>tre</w:t>
      </w:r>
      <w:r w:rsidRPr="00930A51">
        <w:rPr>
          <w:rFonts w:ascii="Montserrat" w:eastAsia="Arial" w:hAnsi="Montserrat" w:cs="Arial"/>
          <w:spacing w:val="1"/>
        </w:rPr>
        <w:t>p</w:t>
      </w:r>
      <w:r w:rsidRPr="00930A51">
        <w:rPr>
          <w:rFonts w:ascii="Montserrat" w:eastAsia="Arial" w:hAnsi="Montserrat" w:cs="Arial"/>
        </w:rPr>
        <w:t>r</w:t>
      </w:r>
      <w:r w:rsidRPr="00930A51">
        <w:rPr>
          <w:rFonts w:ascii="Montserrat" w:eastAsia="Arial" w:hAnsi="Montserrat" w:cs="Arial"/>
          <w:spacing w:val="-1"/>
        </w:rPr>
        <w:t>i</w:t>
      </w:r>
      <w:r w:rsidRPr="00930A51">
        <w:rPr>
          <w:rFonts w:ascii="Montserrat" w:eastAsia="Arial" w:hAnsi="Montserrat" w:cs="Arial"/>
        </w:rPr>
        <w:t>s</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2"/>
        </w:rPr>
        <w:t xml:space="preserve"> </w:t>
      </w:r>
      <w:r w:rsidRPr="00930A51">
        <w:rPr>
          <w:rFonts w:ascii="Montserrat" w:eastAsia="Arial" w:hAnsi="Montserrat" w:cs="Arial"/>
          <w:spacing w:val="1"/>
        </w:rPr>
        <w:t>d</w:t>
      </w:r>
      <w:r w:rsidRPr="00930A51">
        <w:rPr>
          <w:rFonts w:ascii="Montserrat" w:eastAsia="Arial" w:hAnsi="Montserrat" w:cs="Arial"/>
          <w:spacing w:val="6"/>
        </w:rPr>
        <w:t>a</w:t>
      </w:r>
      <w:r w:rsidRPr="00930A51">
        <w:rPr>
          <w:rFonts w:ascii="Montserrat" w:eastAsia="Arial" w:hAnsi="Montserrat" w:cs="Arial"/>
          <w:spacing w:val="1"/>
        </w:rPr>
        <w:t>n</w:t>
      </w:r>
      <w:r w:rsidRPr="00930A51">
        <w:rPr>
          <w:rFonts w:ascii="Montserrat" w:eastAsia="Arial" w:hAnsi="Montserrat" w:cs="Arial"/>
        </w:rPr>
        <w:t xml:space="preserve">s </w:t>
      </w:r>
      <w:r w:rsidRPr="00930A51">
        <w:rPr>
          <w:rFonts w:ascii="Montserrat" w:eastAsia="Arial" w:hAnsi="Montserrat" w:cs="Arial"/>
          <w:spacing w:val="-2"/>
        </w:rPr>
        <w:t>l</w:t>
      </w:r>
      <w:r w:rsidRPr="00930A51">
        <w:rPr>
          <w:rFonts w:ascii="Montserrat" w:eastAsia="Arial" w:hAnsi="Montserrat" w:cs="Arial"/>
        </w:rPr>
        <w:t>e</w:t>
      </w:r>
      <w:r w:rsidRPr="00930A51">
        <w:rPr>
          <w:rFonts w:ascii="Montserrat" w:eastAsia="Arial" w:hAnsi="Montserrat" w:cs="Arial"/>
          <w:spacing w:val="1"/>
        </w:rPr>
        <w:t xml:space="preserve"> </w:t>
      </w:r>
      <w:r w:rsidRPr="00930A51">
        <w:rPr>
          <w:rFonts w:ascii="Montserrat" w:eastAsia="Arial" w:hAnsi="Montserrat" w:cs="Arial"/>
        </w:rPr>
        <w:t>c</w:t>
      </w:r>
      <w:r w:rsidRPr="00930A51">
        <w:rPr>
          <w:rFonts w:ascii="Montserrat" w:eastAsia="Arial" w:hAnsi="Montserrat" w:cs="Arial"/>
          <w:spacing w:val="1"/>
        </w:rPr>
        <w:t>ad</w:t>
      </w:r>
      <w:r w:rsidRPr="00930A51">
        <w:rPr>
          <w:rFonts w:ascii="Montserrat" w:eastAsia="Arial" w:hAnsi="Montserrat" w:cs="Arial"/>
          <w:spacing w:val="-3"/>
        </w:rPr>
        <w:t>r</w:t>
      </w:r>
      <w:r w:rsidRPr="00930A51">
        <w:rPr>
          <w:rFonts w:ascii="Montserrat" w:eastAsia="Arial" w:hAnsi="Montserrat" w:cs="Arial"/>
        </w:rPr>
        <w:t>e</w:t>
      </w:r>
      <w:r w:rsidRPr="00930A51">
        <w:rPr>
          <w:rFonts w:ascii="Montserrat" w:eastAsia="Arial" w:hAnsi="Montserrat" w:cs="Arial"/>
          <w:spacing w:val="1"/>
        </w:rPr>
        <w:t xml:space="preserve"> </w:t>
      </w:r>
      <w:r w:rsidRPr="00930A51">
        <w:rPr>
          <w:rFonts w:ascii="Montserrat" w:eastAsia="Arial" w:hAnsi="Montserrat" w:cs="Arial"/>
          <w:spacing w:val="-1"/>
        </w:rPr>
        <w:t>d</w:t>
      </w:r>
      <w:r w:rsidRPr="00930A51">
        <w:rPr>
          <w:rFonts w:ascii="Montserrat" w:eastAsia="Arial" w:hAnsi="Montserrat" w:cs="Arial"/>
        </w:rPr>
        <w:t>u</w:t>
      </w:r>
      <w:r w:rsidRPr="00930A51">
        <w:rPr>
          <w:rFonts w:ascii="Montserrat" w:eastAsia="Arial" w:hAnsi="Montserrat" w:cs="Arial"/>
          <w:spacing w:val="1"/>
        </w:rPr>
        <w:t xml:space="preserve"> p</w:t>
      </w:r>
      <w:r w:rsidRPr="00930A51">
        <w:rPr>
          <w:rFonts w:ascii="Montserrat" w:eastAsia="Arial" w:hAnsi="Montserrat" w:cs="Arial"/>
        </w:rPr>
        <w:t>r</w:t>
      </w:r>
      <w:r w:rsidRPr="00930A51">
        <w:rPr>
          <w:rFonts w:ascii="Montserrat" w:eastAsia="Arial" w:hAnsi="Montserrat" w:cs="Arial"/>
          <w:spacing w:val="-2"/>
        </w:rPr>
        <w:t>o</w:t>
      </w:r>
      <w:r w:rsidRPr="00930A51">
        <w:rPr>
          <w:rFonts w:ascii="Montserrat" w:eastAsia="Arial" w:hAnsi="Montserrat" w:cs="Arial"/>
          <w:spacing w:val="1"/>
        </w:rPr>
        <w:t>g</w:t>
      </w:r>
      <w:r w:rsidRPr="00930A51">
        <w:rPr>
          <w:rFonts w:ascii="Montserrat" w:eastAsia="Arial" w:hAnsi="Montserrat" w:cs="Arial"/>
        </w:rPr>
        <w:t>ram</w:t>
      </w:r>
      <w:r w:rsidRPr="00930A51">
        <w:rPr>
          <w:rFonts w:ascii="Montserrat" w:eastAsia="Arial" w:hAnsi="Montserrat" w:cs="Arial"/>
          <w:spacing w:val="1"/>
        </w:rPr>
        <w:t>me</w:t>
      </w:r>
      <w:r w:rsidRPr="00930A51">
        <w:rPr>
          <w:rFonts w:ascii="Montserrat" w:eastAsia="Arial" w:hAnsi="Montserrat" w:cs="Arial"/>
        </w:rPr>
        <w:t>.</w:t>
      </w:r>
    </w:p>
    <w:p w14:paraId="72A45014" w14:textId="54BAFBD3" w:rsidR="001A37D4" w:rsidRPr="00930A51" w:rsidRDefault="001A37D4" w:rsidP="001A37D4">
      <w:pPr>
        <w:rPr>
          <w:rFonts w:ascii="Montserrat" w:eastAsia="Arial" w:hAnsi="Montserrat" w:cs="Arial"/>
          <w:b/>
          <w:bCs/>
        </w:rPr>
      </w:pPr>
      <w:r w:rsidRPr="00930A51">
        <w:rPr>
          <w:rFonts w:ascii="Montserrat" w:eastAsia="Arial" w:hAnsi="Montserrat" w:cs="Arial"/>
          <w:b/>
          <w:bCs/>
        </w:rPr>
        <w:t xml:space="preserve">Résultats </w:t>
      </w:r>
      <w:r>
        <w:rPr>
          <w:rFonts w:ascii="Montserrat" w:eastAsia="Arial" w:hAnsi="Montserrat" w:cs="Arial"/>
          <w:b/>
          <w:bCs/>
        </w:rPr>
        <w:t>a</w:t>
      </w:r>
      <w:r w:rsidRPr="00930A51">
        <w:rPr>
          <w:rFonts w:ascii="Montserrat" w:eastAsia="Arial" w:hAnsi="Montserrat" w:cs="Arial"/>
          <w:b/>
          <w:bCs/>
        </w:rPr>
        <w:t xml:space="preserve">ttendus </w:t>
      </w:r>
      <w:r>
        <w:rPr>
          <w:rFonts w:ascii="Montserrat" w:eastAsia="Arial" w:hAnsi="Montserrat" w:cs="Arial"/>
          <w:b/>
          <w:bCs/>
        </w:rPr>
        <w:t>du</w:t>
      </w:r>
      <w:r w:rsidRPr="00930A51">
        <w:rPr>
          <w:rFonts w:ascii="Montserrat" w:eastAsia="Arial" w:hAnsi="Montserrat" w:cs="Arial"/>
          <w:b/>
          <w:bCs/>
        </w:rPr>
        <w:t xml:space="preserve"> PSIE</w:t>
      </w:r>
      <w:r w:rsidR="00E11C42">
        <w:rPr>
          <w:rFonts w:ascii="Montserrat" w:eastAsia="Arial" w:hAnsi="Montserrat" w:cs="Arial"/>
          <w:b/>
          <w:bCs/>
        </w:rPr>
        <w:t> :</w:t>
      </w:r>
    </w:p>
    <w:p w14:paraId="24A0FF6F" w14:textId="77777777" w:rsidR="001A37D4" w:rsidRDefault="001A37D4" w:rsidP="001A37D4">
      <w:pPr>
        <w:spacing w:line="276" w:lineRule="auto"/>
        <w:jc w:val="both"/>
        <w:rPr>
          <w:rFonts w:ascii="Montserrat" w:eastAsia="Arial" w:hAnsi="Montserrat" w:cs="Arial"/>
        </w:rPr>
      </w:pPr>
      <w:r w:rsidRPr="005E6C94">
        <w:rPr>
          <w:rFonts w:ascii="Montserrat" w:eastAsia="Arial" w:hAnsi="Montserrat" w:cs="Arial"/>
        </w:rPr>
        <w:t>Au</w:t>
      </w:r>
      <w:r w:rsidRPr="005E6C94">
        <w:rPr>
          <w:rFonts w:ascii="Montserrat" w:eastAsia="Arial" w:hAnsi="Montserrat" w:cs="Arial"/>
          <w:spacing w:val="1"/>
        </w:rPr>
        <w:t xml:space="preserve"> te</w:t>
      </w:r>
      <w:r w:rsidRPr="005E6C94">
        <w:rPr>
          <w:rFonts w:ascii="Montserrat" w:eastAsia="Arial" w:hAnsi="Montserrat" w:cs="Arial"/>
          <w:spacing w:val="-3"/>
        </w:rPr>
        <w:t>r</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spacing w:val="1"/>
        </w:rPr>
        <w:t>d</w:t>
      </w:r>
      <w:r w:rsidRPr="005E6C94">
        <w:rPr>
          <w:rFonts w:ascii="Montserrat" w:eastAsia="Arial" w:hAnsi="Montserrat" w:cs="Arial"/>
        </w:rPr>
        <w:t>u</w:t>
      </w:r>
      <w:r w:rsidRPr="005E6C94">
        <w:rPr>
          <w:rFonts w:ascii="Montserrat" w:eastAsia="Arial" w:hAnsi="Montserrat" w:cs="Arial"/>
          <w:spacing w:val="-1"/>
        </w:rPr>
        <w:t xml:space="preserve"> </w:t>
      </w:r>
      <w:r w:rsidRPr="005E6C94">
        <w:rPr>
          <w:rFonts w:ascii="Montserrat" w:eastAsia="Arial" w:hAnsi="Montserrat" w:cs="Arial"/>
        </w:rPr>
        <w:t>PS</w:t>
      </w:r>
      <w:r w:rsidRPr="005E6C94">
        <w:rPr>
          <w:rFonts w:ascii="Montserrat" w:eastAsia="Arial" w:hAnsi="Montserrat" w:cs="Arial"/>
          <w:spacing w:val="-2"/>
        </w:rPr>
        <w:t>I</w:t>
      </w:r>
      <w:r w:rsidRPr="005E6C94">
        <w:rPr>
          <w:rFonts w:ascii="Montserrat" w:eastAsia="Arial" w:hAnsi="Montserrat" w:cs="Arial"/>
        </w:rPr>
        <w:t>E,</w:t>
      </w:r>
      <w:r w:rsidRPr="005E6C94">
        <w:rPr>
          <w:rFonts w:ascii="Montserrat" w:eastAsia="Arial" w:hAnsi="Montserrat" w:cs="Arial"/>
          <w:spacing w:val="4"/>
        </w:rPr>
        <w:t xml:space="preserve"> </w:t>
      </w:r>
      <w:r w:rsidRPr="005E6C94">
        <w:rPr>
          <w:rFonts w:ascii="Montserrat" w:eastAsia="Arial" w:hAnsi="Montserrat" w:cs="Arial"/>
        </w:rPr>
        <w:t>l</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rPr>
        <w:t>rés</w:t>
      </w:r>
      <w:r w:rsidRPr="005E6C94">
        <w:rPr>
          <w:rFonts w:ascii="Montserrat" w:eastAsia="Arial" w:hAnsi="Montserrat" w:cs="Arial"/>
          <w:spacing w:val="1"/>
        </w:rPr>
        <w:t>u</w:t>
      </w:r>
      <w:r w:rsidRPr="005E6C94">
        <w:rPr>
          <w:rFonts w:ascii="Montserrat" w:eastAsia="Arial" w:hAnsi="Montserrat" w:cs="Arial"/>
        </w:rPr>
        <w:t>lt</w:t>
      </w:r>
      <w:r w:rsidRPr="005E6C94">
        <w:rPr>
          <w:rFonts w:ascii="Montserrat" w:eastAsia="Arial" w:hAnsi="Montserrat" w:cs="Arial"/>
          <w:spacing w:val="1"/>
        </w:rPr>
        <w:t>a</w:t>
      </w:r>
      <w:r w:rsidRPr="005E6C94">
        <w:rPr>
          <w:rFonts w:ascii="Montserrat" w:eastAsia="Arial" w:hAnsi="Montserrat" w:cs="Arial"/>
        </w:rPr>
        <w:t>ts</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rPr>
        <w:t>t</w:t>
      </w:r>
      <w:r w:rsidRPr="005E6C94">
        <w:rPr>
          <w:rFonts w:ascii="Montserrat" w:eastAsia="Arial" w:hAnsi="Montserrat" w:cs="Arial"/>
          <w:spacing w:val="1"/>
        </w:rPr>
        <w:t>t</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spacing w:val="-1"/>
        </w:rPr>
        <w:t>d</w:t>
      </w:r>
      <w:r w:rsidRPr="005E6C94">
        <w:rPr>
          <w:rFonts w:ascii="Montserrat" w:eastAsia="Arial" w:hAnsi="Montserrat" w:cs="Arial"/>
          <w:spacing w:val="1"/>
        </w:rPr>
        <w:t>u</w:t>
      </w:r>
      <w:r w:rsidRPr="005E6C94">
        <w:rPr>
          <w:rFonts w:ascii="Montserrat" w:eastAsia="Arial" w:hAnsi="Montserrat" w:cs="Arial"/>
        </w:rPr>
        <w:t>s s</w:t>
      </w:r>
      <w:r w:rsidRPr="005E6C94">
        <w:rPr>
          <w:rFonts w:ascii="Montserrat" w:eastAsia="Arial" w:hAnsi="Montserrat" w:cs="Arial"/>
          <w:spacing w:val="-1"/>
        </w:rPr>
        <w:t>o</w:t>
      </w:r>
      <w:r w:rsidRPr="005E6C94">
        <w:rPr>
          <w:rFonts w:ascii="Montserrat" w:eastAsia="Arial" w:hAnsi="Montserrat" w:cs="Arial"/>
          <w:spacing w:val="1"/>
        </w:rPr>
        <w:t>n</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rPr>
        <w:t>:</w:t>
      </w:r>
    </w:p>
    <w:p w14:paraId="4F741C04" w14:textId="77777777" w:rsidR="001A37D4" w:rsidRPr="00581839" w:rsidRDefault="001A37D4" w:rsidP="00D05C04">
      <w:pPr>
        <w:pStyle w:val="Paragraphedeliste"/>
        <w:numPr>
          <w:ilvl w:val="0"/>
          <w:numId w:val="16"/>
        </w:numPr>
        <w:spacing w:line="276" w:lineRule="auto"/>
        <w:jc w:val="both"/>
        <w:rPr>
          <w:rFonts w:ascii="Montserrat" w:eastAsia="Arial" w:hAnsi="Montserrat" w:cs="Arial"/>
        </w:rPr>
      </w:pPr>
      <w:r w:rsidRPr="00581839">
        <w:rPr>
          <w:rFonts w:ascii="Montserrat" w:eastAsia="Arial" w:hAnsi="Montserrat" w:cs="Arial"/>
          <w:spacing w:val="1"/>
        </w:rPr>
        <w:t>Le</w:t>
      </w:r>
      <w:r w:rsidRPr="00581839">
        <w:rPr>
          <w:rFonts w:ascii="Montserrat" w:eastAsia="Arial" w:hAnsi="Montserrat" w:cs="Arial"/>
        </w:rPr>
        <w:t>s</w:t>
      </w:r>
      <w:r w:rsidRPr="00581839">
        <w:rPr>
          <w:rFonts w:ascii="Montserrat" w:eastAsia="Arial" w:hAnsi="Montserrat" w:cs="Arial"/>
          <w:spacing w:val="-11"/>
        </w:rPr>
        <w:t xml:space="preserve"> </w:t>
      </w:r>
      <w:r w:rsidRPr="00581839">
        <w:rPr>
          <w:rFonts w:ascii="Montserrat" w:eastAsia="Arial" w:hAnsi="Montserrat" w:cs="Arial"/>
          <w:spacing w:val="1"/>
        </w:rPr>
        <w:t>me</w:t>
      </w:r>
      <w:r w:rsidRPr="00581839">
        <w:rPr>
          <w:rFonts w:ascii="Montserrat" w:eastAsia="Arial" w:hAnsi="Montserrat" w:cs="Arial"/>
          <w:spacing w:val="-2"/>
        </w:rPr>
        <w:t>s</w:t>
      </w:r>
      <w:r w:rsidRPr="00581839">
        <w:rPr>
          <w:rFonts w:ascii="Montserrat" w:eastAsia="Arial" w:hAnsi="Montserrat" w:cs="Arial"/>
          <w:spacing w:val="1"/>
        </w:rPr>
        <w:t>u</w:t>
      </w:r>
      <w:r w:rsidRPr="00581839">
        <w:rPr>
          <w:rFonts w:ascii="Montserrat" w:eastAsia="Arial" w:hAnsi="Montserrat" w:cs="Arial"/>
        </w:rPr>
        <w:t>res</w:t>
      </w:r>
      <w:r w:rsidRPr="00581839">
        <w:rPr>
          <w:rFonts w:ascii="Montserrat" w:eastAsia="Arial" w:hAnsi="Montserrat" w:cs="Arial"/>
          <w:spacing w:val="-11"/>
        </w:rPr>
        <w:t xml:space="preserve"> </w:t>
      </w:r>
      <w:r w:rsidRPr="00581839">
        <w:rPr>
          <w:rFonts w:ascii="Montserrat" w:eastAsia="Arial" w:hAnsi="Montserrat" w:cs="Arial"/>
          <w:spacing w:val="1"/>
        </w:rPr>
        <w:t>d</w:t>
      </w:r>
      <w:r w:rsidRPr="00581839">
        <w:rPr>
          <w:rFonts w:ascii="Montserrat" w:eastAsia="Arial" w:hAnsi="Montserrat" w:cs="Arial"/>
        </w:rPr>
        <w:t>’acc</w:t>
      </w:r>
      <w:r w:rsidRPr="00581839">
        <w:rPr>
          <w:rFonts w:ascii="Montserrat" w:eastAsia="Arial" w:hAnsi="Montserrat" w:cs="Arial"/>
          <w:spacing w:val="-1"/>
        </w:rPr>
        <w:t>o</w:t>
      </w:r>
      <w:r w:rsidRPr="00581839">
        <w:rPr>
          <w:rFonts w:ascii="Montserrat" w:eastAsia="Arial" w:hAnsi="Montserrat" w:cs="Arial"/>
          <w:spacing w:val="1"/>
        </w:rPr>
        <w:t>m</w:t>
      </w:r>
      <w:r w:rsidRPr="00581839">
        <w:rPr>
          <w:rFonts w:ascii="Montserrat" w:eastAsia="Arial" w:hAnsi="Montserrat" w:cs="Arial"/>
          <w:spacing w:val="-1"/>
        </w:rPr>
        <w:t>p</w:t>
      </w:r>
      <w:r w:rsidRPr="00581839">
        <w:rPr>
          <w:rFonts w:ascii="Montserrat" w:eastAsia="Arial" w:hAnsi="Montserrat" w:cs="Arial"/>
          <w:spacing w:val="1"/>
        </w:rPr>
        <w:t>ag</w:t>
      </w:r>
      <w:r w:rsidRPr="00581839">
        <w:rPr>
          <w:rFonts w:ascii="Montserrat" w:eastAsia="Arial" w:hAnsi="Montserrat" w:cs="Arial"/>
          <w:spacing w:val="-1"/>
        </w:rPr>
        <w:t>n</w:t>
      </w:r>
      <w:r w:rsidRPr="00581839">
        <w:rPr>
          <w:rFonts w:ascii="Montserrat" w:eastAsia="Arial" w:hAnsi="Montserrat" w:cs="Arial"/>
          <w:spacing w:val="1"/>
        </w:rPr>
        <w:t>e</w:t>
      </w:r>
      <w:r w:rsidRPr="00581839">
        <w:rPr>
          <w:rFonts w:ascii="Montserrat" w:eastAsia="Arial" w:hAnsi="Montserrat" w:cs="Arial"/>
          <w:spacing w:val="-1"/>
        </w:rPr>
        <w:t>m</w:t>
      </w:r>
      <w:r w:rsidRPr="00581839">
        <w:rPr>
          <w:rFonts w:ascii="Montserrat" w:eastAsia="Arial" w:hAnsi="Montserrat" w:cs="Arial"/>
          <w:spacing w:val="1"/>
        </w:rPr>
        <w:t>en</w:t>
      </w:r>
      <w:r w:rsidRPr="00581839">
        <w:rPr>
          <w:rFonts w:ascii="Montserrat" w:eastAsia="Arial" w:hAnsi="Montserrat" w:cs="Arial"/>
        </w:rPr>
        <w:t>t</w:t>
      </w:r>
      <w:r w:rsidRPr="00581839">
        <w:rPr>
          <w:rFonts w:ascii="Montserrat" w:eastAsia="Arial" w:hAnsi="Montserrat" w:cs="Arial"/>
          <w:spacing w:val="-11"/>
        </w:rPr>
        <w:t xml:space="preserve"> </w:t>
      </w:r>
      <w:r w:rsidRPr="00581839">
        <w:rPr>
          <w:rFonts w:ascii="Montserrat" w:eastAsia="Arial" w:hAnsi="Montserrat" w:cs="Arial"/>
        </w:rPr>
        <w:t>à</w:t>
      </w:r>
      <w:r w:rsidRPr="00581839">
        <w:rPr>
          <w:rFonts w:ascii="Montserrat" w:eastAsia="Arial" w:hAnsi="Montserrat" w:cs="Arial"/>
          <w:spacing w:val="-10"/>
        </w:rPr>
        <w:t xml:space="preserve"> </w:t>
      </w:r>
      <w:r w:rsidRPr="00581839">
        <w:rPr>
          <w:rFonts w:ascii="Montserrat" w:eastAsia="Arial" w:hAnsi="Montserrat" w:cs="Arial"/>
        </w:rPr>
        <w:t>l</w:t>
      </w:r>
      <w:r w:rsidRPr="00581839">
        <w:rPr>
          <w:rFonts w:ascii="Montserrat" w:eastAsia="Arial" w:hAnsi="Montserrat" w:cs="Arial"/>
          <w:spacing w:val="-1"/>
        </w:rPr>
        <w:t>’</w:t>
      </w:r>
      <w:r w:rsidRPr="00581839">
        <w:rPr>
          <w:rFonts w:ascii="Montserrat" w:eastAsia="Arial" w:hAnsi="Montserrat" w:cs="Arial"/>
          <w:spacing w:val="1"/>
        </w:rPr>
        <w:t>e</w:t>
      </w:r>
      <w:r w:rsidRPr="00581839">
        <w:rPr>
          <w:rFonts w:ascii="Montserrat" w:eastAsia="Arial" w:hAnsi="Montserrat" w:cs="Arial"/>
          <w:spacing w:val="-1"/>
        </w:rPr>
        <w:t>m</w:t>
      </w:r>
      <w:r w:rsidRPr="00581839">
        <w:rPr>
          <w:rFonts w:ascii="Montserrat" w:eastAsia="Arial" w:hAnsi="Montserrat" w:cs="Arial"/>
          <w:spacing w:val="1"/>
        </w:rPr>
        <w:t>p</w:t>
      </w:r>
      <w:r w:rsidRPr="00581839">
        <w:rPr>
          <w:rFonts w:ascii="Montserrat" w:eastAsia="Arial" w:hAnsi="Montserrat" w:cs="Arial"/>
        </w:rPr>
        <w:t>loy</w:t>
      </w:r>
      <w:r w:rsidRPr="00581839">
        <w:rPr>
          <w:rFonts w:ascii="Montserrat" w:eastAsia="Arial" w:hAnsi="Montserrat" w:cs="Arial"/>
          <w:spacing w:val="-1"/>
        </w:rPr>
        <w:t>a</w:t>
      </w:r>
      <w:r w:rsidRPr="00581839">
        <w:rPr>
          <w:rFonts w:ascii="Montserrat" w:eastAsia="Arial" w:hAnsi="Montserrat" w:cs="Arial"/>
          <w:spacing w:val="1"/>
        </w:rPr>
        <w:t>b</w:t>
      </w:r>
      <w:r w:rsidRPr="00581839">
        <w:rPr>
          <w:rFonts w:ascii="Montserrat" w:eastAsia="Arial" w:hAnsi="Montserrat" w:cs="Arial"/>
        </w:rPr>
        <w:t>i</w:t>
      </w:r>
      <w:r w:rsidRPr="00581839">
        <w:rPr>
          <w:rFonts w:ascii="Montserrat" w:eastAsia="Arial" w:hAnsi="Montserrat" w:cs="Arial"/>
          <w:spacing w:val="-1"/>
        </w:rPr>
        <w:t>l</w:t>
      </w:r>
      <w:r w:rsidRPr="00581839">
        <w:rPr>
          <w:rFonts w:ascii="Montserrat" w:eastAsia="Arial" w:hAnsi="Montserrat" w:cs="Arial"/>
        </w:rPr>
        <w:t>ité</w:t>
      </w:r>
      <w:r w:rsidRPr="00581839">
        <w:rPr>
          <w:rFonts w:ascii="Montserrat" w:eastAsia="Arial" w:hAnsi="Montserrat" w:cs="Arial"/>
          <w:spacing w:val="-8"/>
        </w:rPr>
        <w:t xml:space="preserve"> </w:t>
      </w:r>
      <w:r w:rsidRPr="00581839">
        <w:rPr>
          <w:rFonts w:ascii="Montserrat" w:eastAsia="Arial" w:hAnsi="Montserrat" w:cs="Arial"/>
          <w:spacing w:val="-1"/>
        </w:rPr>
        <w:t>p</w:t>
      </w:r>
      <w:r w:rsidRPr="00581839">
        <w:rPr>
          <w:rFonts w:ascii="Montserrat" w:eastAsia="Arial" w:hAnsi="Montserrat" w:cs="Arial"/>
          <w:spacing w:val="1"/>
        </w:rPr>
        <w:t>ou</w:t>
      </w:r>
      <w:r w:rsidRPr="00581839">
        <w:rPr>
          <w:rFonts w:ascii="Montserrat" w:eastAsia="Arial" w:hAnsi="Montserrat" w:cs="Arial"/>
        </w:rPr>
        <w:t>r</w:t>
      </w:r>
      <w:r w:rsidRPr="00581839">
        <w:rPr>
          <w:rFonts w:ascii="Montserrat" w:eastAsia="Arial" w:hAnsi="Montserrat" w:cs="Arial"/>
          <w:spacing w:val="-10"/>
        </w:rPr>
        <w:t xml:space="preserve"> </w:t>
      </w:r>
      <w:r w:rsidRPr="00581839">
        <w:rPr>
          <w:rFonts w:ascii="Montserrat" w:eastAsia="Arial" w:hAnsi="Montserrat" w:cs="Arial"/>
        </w:rPr>
        <w:t>l</w:t>
      </w:r>
      <w:r w:rsidRPr="00581839">
        <w:rPr>
          <w:rFonts w:ascii="Montserrat" w:eastAsia="Arial" w:hAnsi="Montserrat" w:cs="Arial"/>
          <w:spacing w:val="-1"/>
        </w:rPr>
        <w:t>’</w:t>
      </w:r>
      <w:r w:rsidRPr="00581839">
        <w:rPr>
          <w:rFonts w:ascii="Montserrat" w:eastAsia="Arial" w:hAnsi="Montserrat" w:cs="Arial"/>
        </w:rPr>
        <w:t>ins</w:t>
      </w:r>
      <w:r w:rsidRPr="00581839">
        <w:rPr>
          <w:rFonts w:ascii="Montserrat" w:eastAsia="Arial" w:hAnsi="Montserrat" w:cs="Arial"/>
          <w:spacing w:val="1"/>
        </w:rPr>
        <w:t>e</w:t>
      </w:r>
      <w:r w:rsidRPr="00581839">
        <w:rPr>
          <w:rFonts w:ascii="Montserrat" w:eastAsia="Arial" w:hAnsi="Montserrat" w:cs="Arial"/>
        </w:rPr>
        <w:t>rt</w:t>
      </w:r>
      <w:r w:rsidRPr="00581839">
        <w:rPr>
          <w:rFonts w:ascii="Montserrat" w:eastAsia="Arial" w:hAnsi="Montserrat" w:cs="Arial"/>
          <w:spacing w:val="-1"/>
        </w:rPr>
        <w:t>io</w:t>
      </w:r>
      <w:r w:rsidRPr="00581839">
        <w:rPr>
          <w:rFonts w:ascii="Montserrat" w:eastAsia="Arial" w:hAnsi="Montserrat" w:cs="Arial"/>
        </w:rPr>
        <w:t>n</w:t>
      </w:r>
      <w:r w:rsidRPr="00581839">
        <w:rPr>
          <w:rFonts w:ascii="Montserrat" w:eastAsia="Arial" w:hAnsi="Montserrat" w:cs="Arial"/>
          <w:spacing w:val="-11"/>
        </w:rPr>
        <w:t xml:space="preserve"> </w:t>
      </w:r>
      <w:r w:rsidRPr="00581839">
        <w:rPr>
          <w:rFonts w:ascii="Montserrat" w:eastAsia="Arial" w:hAnsi="Montserrat" w:cs="Arial"/>
          <w:spacing w:val="1"/>
        </w:rPr>
        <w:t>d</w:t>
      </w:r>
      <w:r w:rsidRPr="00581839">
        <w:rPr>
          <w:rFonts w:ascii="Montserrat" w:eastAsia="Arial" w:hAnsi="Montserrat" w:cs="Arial"/>
          <w:spacing w:val="-1"/>
        </w:rPr>
        <w:t>u</w:t>
      </w:r>
      <w:r w:rsidRPr="00581839">
        <w:rPr>
          <w:rFonts w:ascii="Montserrat" w:eastAsia="Arial" w:hAnsi="Montserrat" w:cs="Arial"/>
        </w:rPr>
        <w:t>ra</w:t>
      </w:r>
      <w:r w:rsidRPr="00581839">
        <w:rPr>
          <w:rFonts w:ascii="Montserrat" w:eastAsia="Arial" w:hAnsi="Montserrat" w:cs="Arial"/>
          <w:spacing w:val="1"/>
        </w:rPr>
        <w:t>b</w:t>
      </w:r>
      <w:r w:rsidRPr="00581839">
        <w:rPr>
          <w:rFonts w:ascii="Montserrat" w:eastAsia="Arial" w:hAnsi="Montserrat" w:cs="Arial"/>
        </w:rPr>
        <w:t>le</w:t>
      </w:r>
      <w:r w:rsidRPr="00581839">
        <w:rPr>
          <w:rFonts w:ascii="Montserrat" w:eastAsia="Arial" w:hAnsi="Montserrat" w:cs="Arial"/>
          <w:spacing w:val="-8"/>
        </w:rPr>
        <w:t xml:space="preserve"> </w:t>
      </w:r>
      <w:r w:rsidRPr="00581839">
        <w:rPr>
          <w:rFonts w:ascii="Montserrat" w:eastAsia="Arial" w:hAnsi="Montserrat" w:cs="Arial"/>
          <w:spacing w:val="-1"/>
        </w:rPr>
        <w:t>e</w:t>
      </w:r>
      <w:r w:rsidRPr="00581839">
        <w:rPr>
          <w:rFonts w:ascii="Montserrat" w:eastAsia="Arial" w:hAnsi="Montserrat" w:cs="Arial"/>
        </w:rPr>
        <w:t>t</w:t>
      </w:r>
      <w:r w:rsidRPr="00581839">
        <w:rPr>
          <w:rFonts w:ascii="Montserrat" w:eastAsia="Arial" w:hAnsi="Montserrat" w:cs="Arial"/>
          <w:spacing w:val="-11"/>
        </w:rPr>
        <w:t xml:space="preserve"> </w:t>
      </w:r>
      <w:r w:rsidRPr="00581839">
        <w:rPr>
          <w:rFonts w:ascii="Montserrat" w:eastAsia="Arial" w:hAnsi="Montserrat" w:cs="Arial"/>
          <w:spacing w:val="1"/>
        </w:rPr>
        <w:t>pé</w:t>
      </w:r>
      <w:r w:rsidRPr="00581839">
        <w:rPr>
          <w:rFonts w:ascii="Montserrat" w:eastAsia="Arial" w:hAnsi="Montserrat" w:cs="Arial"/>
        </w:rPr>
        <w:t>re</w:t>
      </w:r>
      <w:r w:rsidRPr="00581839">
        <w:rPr>
          <w:rFonts w:ascii="Montserrat" w:eastAsia="Arial" w:hAnsi="Montserrat" w:cs="Arial"/>
          <w:spacing w:val="-1"/>
        </w:rPr>
        <w:t>n</w:t>
      </w:r>
      <w:r w:rsidRPr="00581839">
        <w:rPr>
          <w:rFonts w:ascii="Montserrat" w:eastAsia="Arial" w:hAnsi="Montserrat" w:cs="Arial"/>
          <w:spacing w:val="1"/>
        </w:rPr>
        <w:t>n</w:t>
      </w:r>
      <w:r w:rsidRPr="00581839">
        <w:rPr>
          <w:rFonts w:ascii="Montserrat" w:eastAsia="Arial" w:hAnsi="Montserrat" w:cs="Arial"/>
        </w:rPr>
        <w:t xml:space="preserve">e </w:t>
      </w:r>
      <w:r w:rsidRPr="00581839">
        <w:rPr>
          <w:rFonts w:ascii="Montserrat" w:eastAsia="Arial" w:hAnsi="Montserrat" w:cs="Arial"/>
          <w:spacing w:val="1"/>
        </w:rPr>
        <w:t>de</w:t>
      </w:r>
      <w:r w:rsidRPr="00581839">
        <w:rPr>
          <w:rFonts w:ascii="Montserrat" w:eastAsia="Arial" w:hAnsi="Montserrat" w:cs="Arial"/>
        </w:rPr>
        <w:t xml:space="preserve">s </w:t>
      </w:r>
      <w:r w:rsidRPr="00581839">
        <w:rPr>
          <w:rFonts w:ascii="Montserrat" w:eastAsia="Arial" w:hAnsi="Montserrat" w:cs="Arial"/>
          <w:spacing w:val="-1"/>
        </w:rPr>
        <w:t>2</w:t>
      </w:r>
      <w:r w:rsidRPr="00581839">
        <w:rPr>
          <w:rFonts w:ascii="Montserrat" w:eastAsia="Arial" w:hAnsi="Montserrat" w:cs="Arial"/>
          <w:spacing w:val="1"/>
        </w:rPr>
        <w:t>00</w:t>
      </w:r>
      <w:r w:rsidRPr="00581839">
        <w:rPr>
          <w:rFonts w:ascii="Montserrat" w:eastAsia="Arial" w:hAnsi="Montserrat" w:cs="Arial"/>
        </w:rPr>
        <w:t>0</w:t>
      </w:r>
      <w:r w:rsidRPr="00581839">
        <w:rPr>
          <w:rFonts w:ascii="Montserrat" w:eastAsia="Arial" w:hAnsi="Montserrat" w:cs="Arial"/>
          <w:spacing w:val="-1"/>
        </w:rPr>
        <w:t xml:space="preserve"> </w:t>
      </w:r>
      <w:r w:rsidRPr="00581839">
        <w:rPr>
          <w:rFonts w:ascii="Montserrat" w:eastAsia="Arial" w:hAnsi="Montserrat" w:cs="Arial"/>
        </w:rPr>
        <w:t>j</w:t>
      </w:r>
      <w:r w:rsidRPr="00581839">
        <w:rPr>
          <w:rFonts w:ascii="Montserrat" w:eastAsia="Arial" w:hAnsi="Montserrat" w:cs="Arial"/>
          <w:spacing w:val="1"/>
        </w:rPr>
        <w:t>e</w:t>
      </w:r>
      <w:r w:rsidRPr="00581839">
        <w:rPr>
          <w:rFonts w:ascii="Montserrat" w:eastAsia="Arial" w:hAnsi="Montserrat" w:cs="Arial"/>
          <w:spacing w:val="-1"/>
        </w:rPr>
        <w:t>u</w:t>
      </w:r>
      <w:r w:rsidRPr="00581839">
        <w:rPr>
          <w:rFonts w:ascii="Montserrat" w:eastAsia="Arial" w:hAnsi="Montserrat" w:cs="Arial"/>
          <w:spacing w:val="1"/>
        </w:rPr>
        <w:t>ne</w:t>
      </w:r>
      <w:r w:rsidRPr="00581839">
        <w:rPr>
          <w:rFonts w:ascii="Montserrat" w:eastAsia="Arial" w:hAnsi="Montserrat" w:cs="Arial"/>
        </w:rPr>
        <w:t xml:space="preserve">s </w:t>
      </w:r>
      <w:r w:rsidRPr="00581839">
        <w:rPr>
          <w:rFonts w:ascii="Montserrat" w:eastAsia="Arial" w:hAnsi="Montserrat" w:cs="Arial"/>
          <w:spacing w:val="-2"/>
        </w:rPr>
        <w:t>s</w:t>
      </w:r>
      <w:r w:rsidRPr="00581839">
        <w:rPr>
          <w:rFonts w:ascii="Montserrat" w:eastAsia="Arial" w:hAnsi="Montserrat" w:cs="Arial"/>
          <w:spacing w:val="1"/>
        </w:rPr>
        <w:t>on</w:t>
      </w:r>
      <w:r w:rsidRPr="00581839">
        <w:rPr>
          <w:rFonts w:ascii="Montserrat" w:eastAsia="Arial" w:hAnsi="Montserrat" w:cs="Arial"/>
        </w:rPr>
        <w:t>t</w:t>
      </w:r>
      <w:r w:rsidRPr="00581839">
        <w:rPr>
          <w:rFonts w:ascii="Montserrat" w:eastAsia="Arial" w:hAnsi="Montserrat" w:cs="Arial"/>
          <w:spacing w:val="1"/>
        </w:rPr>
        <w:t xml:space="preserve"> </w:t>
      </w:r>
      <w:r w:rsidRPr="00581839">
        <w:rPr>
          <w:rFonts w:ascii="Montserrat" w:eastAsia="Arial" w:hAnsi="Montserrat" w:cs="Arial"/>
          <w:spacing w:val="-3"/>
        </w:rPr>
        <w:t>i</w:t>
      </w:r>
      <w:r w:rsidRPr="00581839">
        <w:rPr>
          <w:rFonts w:ascii="Montserrat" w:eastAsia="Arial" w:hAnsi="Montserrat" w:cs="Arial"/>
          <w:spacing w:val="1"/>
        </w:rPr>
        <w:t>n</w:t>
      </w:r>
      <w:r w:rsidRPr="00581839">
        <w:rPr>
          <w:rFonts w:ascii="Montserrat" w:eastAsia="Arial" w:hAnsi="Montserrat" w:cs="Arial"/>
        </w:rPr>
        <w:t>itié</w:t>
      </w:r>
      <w:r w:rsidRPr="00581839">
        <w:rPr>
          <w:rFonts w:ascii="Montserrat" w:eastAsia="Arial" w:hAnsi="Montserrat" w:cs="Arial"/>
          <w:spacing w:val="1"/>
        </w:rPr>
        <w:t>e</w:t>
      </w:r>
      <w:r w:rsidRPr="00581839">
        <w:rPr>
          <w:rFonts w:ascii="Montserrat" w:eastAsia="Arial" w:hAnsi="Montserrat" w:cs="Arial"/>
        </w:rPr>
        <w:t>s</w:t>
      </w:r>
      <w:r w:rsidRPr="00581839">
        <w:rPr>
          <w:rFonts w:ascii="Montserrat" w:eastAsia="Arial" w:hAnsi="Montserrat" w:cs="Arial"/>
          <w:spacing w:val="-2"/>
        </w:rPr>
        <w:t xml:space="preserve"> </w:t>
      </w:r>
      <w:r w:rsidRPr="00581839">
        <w:rPr>
          <w:rFonts w:ascii="Montserrat" w:eastAsia="Arial" w:hAnsi="Montserrat" w:cs="Arial"/>
          <w:spacing w:val="1"/>
        </w:rPr>
        <w:t>e</w:t>
      </w:r>
      <w:r w:rsidRPr="00581839">
        <w:rPr>
          <w:rFonts w:ascii="Montserrat" w:eastAsia="Arial" w:hAnsi="Montserrat" w:cs="Arial"/>
        </w:rPr>
        <w:t>t</w:t>
      </w:r>
      <w:r w:rsidRPr="00581839">
        <w:rPr>
          <w:rFonts w:ascii="Montserrat" w:eastAsia="Arial" w:hAnsi="Montserrat" w:cs="Arial"/>
          <w:spacing w:val="-1"/>
        </w:rPr>
        <w:t xml:space="preserve"> </w:t>
      </w:r>
      <w:r w:rsidRPr="00581839">
        <w:rPr>
          <w:rFonts w:ascii="Montserrat" w:eastAsia="Arial" w:hAnsi="Montserrat" w:cs="Arial"/>
          <w:spacing w:val="1"/>
        </w:rPr>
        <w:t>m</w:t>
      </w:r>
      <w:r w:rsidRPr="00581839">
        <w:rPr>
          <w:rFonts w:ascii="Montserrat" w:eastAsia="Arial" w:hAnsi="Montserrat" w:cs="Arial"/>
        </w:rPr>
        <w:t xml:space="preserve">is </w:t>
      </w:r>
      <w:r w:rsidRPr="00581839">
        <w:rPr>
          <w:rFonts w:ascii="Montserrat" w:eastAsia="Arial" w:hAnsi="Montserrat" w:cs="Arial"/>
          <w:spacing w:val="1"/>
        </w:rPr>
        <w:t>e</w:t>
      </w:r>
      <w:r w:rsidRPr="00581839">
        <w:rPr>
          <w:rFonts w:ascii="Montserrat" w:eastAsia="Arial" w:hAnsi="Montserrat" w:cs="Arial"/>
        </w:rPr>
        <w:t>n</w:t>
      </w:r>
      <w:r w:rsidRPr="00581839">
        <w:rPr>
          <w:rFonts w:ascii="Montserrat" w:eastAsia="Arial" w:hAnsi="Montserrat" w:cs="Arial"/>
          <w:spacing w:val="-1"/>
        </w:rPr>
        <w:t xml:space="preserve"> </w:t>
      </w:r>
      <w:r w:rsidRPr="00581839">
        <w:rPr>
          <w:rFonts w:ascii="Montserrat" w:eastAsia="Arial" w:hAnsi="Montserrat" w:cs="Arial"/>
        </w:rPr>
        <w:t>œuvre.</w:t>
      </w:r>
    </w:p>
    <w:p w14:paraId="3463A55D" w14:textId="77777777" w:rsidR="001A37D4" w:rsidRPr="00930A51" w:rsidRDefault="001A37D4" w:rsidP="00D05C04">
      <w:pPr>
        <w:pStyle w:val="Paragraphedeliste"/>
        <w:numPr>
          <w:ilvl w:val="0"/>
          <w:numId w:val="16"/>
        </w:numPr>
        <w:spacing w:line="276" w:lineRule="auto"/>
        <w:jc w:val="both"/>
        <w:rPr>
          <w:rFonts w:ascii="Montserrat" w:eastAsia="Arial" w:hAnsi="Montserrat" w:cs="Arial"/>
        </w:rPr>
      </w:pPr>
      <w:r w:rsidRPr="00581839">
        <w:rPr>
          <w:rFonts w:ascii="Montserrat" w:eastAsia="Arial" w:hAnsi="Montserrat" w:cs="Arial"/>
          <w:spacing w:val="1"/>
        </w:rPr>
        <w:t>20</w:t>
      </w:r>
      <w:r w:rsidRPr="00581839">
        <w:rPr>
          <w:rFonts w:ascii="Montserrat" w:eastAsia="Arial" w:hAnsi="Montserrat" w:cs="Arial"/>
          <w:spacing w:val="-1"/>
        </w:rPr>
        <w:t>0</w:t>
      </w:r>
      <w:r w:rsidRPr="00581839">
        <w:rPr>
          <w:rFonts w:ascii="Montserrat" w:eastAsia="Arial" w:hAnsi="Montserrat" w:cs="Arial"/>
        </w:rPr>
        <w:t>0</w:t>
      </w:r>
      <w:r w:rsidRPr="00581839">
        <w:rPr>
          <w:rFonts w:ascii="Montserrat" w:eastAsia="Arial" w:hAnsi="Montserrat" w:cs="Arial"/>
          <w:spacing w:val="8"/>
        </w:rPr>
        <w:t xml:space="preserve"> </w:t>
      </w:r>
      <w:r w:rsidRPr="00581839">
        <w:rPr>
          <w:rFonts w:ascii="Montserrat" w:eastAsia="Arial" w:hAnsi="Montserrat" w:cs="Arial"/>
        </w:rPr>
        <w:t>j</w:t>
      </w:r>
      <w:r w:rsidRPr="00581839">
        <w:rPr>
          <w:rFonts w:ascii="Montserrat" w:eastAsia="Arial" w:hAnsi="Montserrat" w:cs="Arial"/>
          <w:spacing w:val="-2"/>
        </w:rPr>
        <w:t>e</w:t>
      </w:r>
      <w:r w:rsidRPr="00581839">
        <w:rPr>
          <w:rFonts w:ascii="Montserrat" w:eastAsia="Arial" w:hAnsi="Montserrat" w:cs="Arial"/>
          <w:spacing w:val="1"/>
        </w:rPr>
        <w:t>une</w:t>
      </w:r>
      <w:r w:rsidRPr="00581839">
        <w:rPr>
          <w:rFonts w:ascii="Montserrat" w:eastAsia="Arial" w:hAnsi="Montserrat" w:cs="Arial"/>
        </w:rPr>
        <w:t>s</w:t>
      </w:r>
      <w:r w:rsidRPr="00581839">
        <w:rPr>
          <w:rFonts w:ascii="Montserrat" w:eastAsia="Arial" w:hAnsi="Montserrat" w:cs="Arial"/>
          <w:spacing w:val="5"/>
        </w:rPr>
        <w:t xml:space="preserve"> </w:t>
      </w:r>
      <w:r w:rsidRPr="00581839">
        <w:rPr>
          <w:rFonts w:ascii="Montserrat" w:eastAsia="Arial" w:hAnsi="Montserrat" w:cs="Arial"/>
        </w:rPr>
        <w:t>s</w:t>
      </w:r>
      <w:r w:rsidRPr="00581839">
        <w:rPr>
          <w:rFonts w:ascii="Montserrat" w:eastAsia="Arial" w:hAnsi="Montserrat" w:cs="Arial"/>
          <w:spacing w:val="-1"/>
        </w:rPr>
        <w:t>o</w:t>
      </w:r>
      <w:r w:rsidRPr="00581839">
        <w:rPr>
          <w:rFonts w:ascii="Montserrat" w:eastAsia="Arial" w:hAnsi="Montserrat" w:cs="Arial"/>
          <w:spacing w:val="1"/>
        </w:rPr>
        <w:t>n</w:t>
      </w:r>
      <w:r w:rsidRPr="00581839">
        <w:rPr>
          <w:rFonts w:ascii="Montserrat" w:eastAsia="Arial" w:hAnsi="Montserrat" w:cs="Arial"/>
        </w:rPr>
        <w:t>t</w:t>
      </w:r>
      <w:r w:rsidRPr="00581839">
        <w:rPr>
          <w:rFonts w:ascii="Montserrat" w:eastAsia="Arial" w:hAnsi="Montserrat" w:cs="Arial"/>
          <w:spacing w:val="9"/>
        </w:rPr>
        <w:t xml:space="preserve"> </w:t>
      </w:r>
      <w:r w:rsidRPr="00581839">
        <w:rPr>
          <w:rFonts w:ascii="Montserrat" w:eastAsia="Arial" w:hAnsi="Montserrat" w:cs="Arial"/>
          <w:spacing w:val="-1"/>
        </w:rPr>
        <w:t>e</w:t>
      </w:r>
      <w:r w:rsidRPr="00581839">
        <w:rPr>
          <w:rFonts w:ascii="Montserrat" w:eastAsia="Arial" w:hAnsi="Montserrat" w:cs="Arial"/>
          <w:spacing w:val="1"/>
        </w:rPr>
        <w:t>mp</w:t>
      </w:r>
      <w:r w:rsidRPr="00581839">
        <w:rPr>
          <w:rFonts w:ascii="Montserrat" w:eastAsia="Arial" w:hAnsi="Montserrat" w:cs="Arial"/>
          <w:spacing w:val="-3"/>
        </w:rPr>
        <w:t>l</w:t>
      </w:r>
      <w:r w:rsidRPr="00581839">
        <w:rPr>
          <w:rFonts w:ascii="Montserrat" w:eastAsia="Arial" w:hAnsi="Montserrat" w:cs="Arial"/>
          <w:spacing w:val="1"/>
        </w:rPr>
        <w:t>o</w:t>
      </w:r>
      <w:r w:rsidRPr="00581839">
        <w:rPr>
          <w:rFonts w:ascii="Montserrat" w:eastAsia="Arial" w:hAnsi="Montserrat" w:cs="Arial"/>
        </w:rPr>
        <w:t>y</w:t>
      </w:r>
      <w:r w:rsidRPr="00581839">
        <w:rPr>
          <w:rFonts w:ascii="Montserrat" w:eastAsia="Arial" w:hAnsi="Montserrat" w:cs="Arial"/>
          <w:spacing w:val="1"/>
        </w:rPr>
        <w:t>é</w:t>
      </w:r>
      <w:r w:rsidRPr="00581839">
        <w:rPr>
          <w:rFonts w:ascii="Montserrat" w:eastAsia="Arial" w:hAnsi="Montserrat" w:cs="Arial"/>
        </w:rPr>
        <w:t>s</w:t>
      </w:r>
      <w:r w:rsidRPr="00581839">
        <w:rPr>
          <w:rFonts w:ascii="Montserrat" w:eastAsia="Arial" w:hAnsi="Montserrat" w:cs="Arial"/>
          <w:spacing w:val="6"/>
        </w:rPr>
        <w:t xml:space="preserve"> </w:t>
      </w:r>
      <w:r w:rsidRPr="00581839">
        <w:rPr>
          <w:rFonts w:ascii="Montserrat" w:eastAsia="Arial" w:hAnsi="Montserrat" w:cs="Arial"/>
          <w:spacing w:val="1"/>
        </w:rPr>
        <w:t>pa</w:t>
      </w:r>
      <w:r w:rsidRPr="00581839">
        <w:rPr>
          <w:rFonts w:ascii="Montserrat" w:eastAsia="Arial" w:hAnsi="Montserrat" w:cs="Arial"/>
        </w:rPr>
        <w:t>r</w:t>
      </w:r>
      <w:r w:rsidRPr="00581839">
        <w:rPr>
          <w:rFonts w:ascii="Montserrat" w:eastAsia="Arial" w:hAnsi="Montserrat" w:cs="Arial"/>
          <w:spacing w:val="5"/>
        </w:rPr>
        <w:t xml:space="preserve"> </w:t>
      </w:r>
      <w:r w:rsidRPr="00581839">
        <w:rPr>
          <w:rFonts w:ascii="Montserrat" w:eastAsia="Arial" w:hAnsi="Montserrat" w:cs="Arial"/>
          <w:spacing w:val="1"/>
        </w:rPr>
        <w:t>a</w:t>
      </w:r>
      <w:r w:rsidRPr="00581839">
        <w:rPr>
          <w:rFonts w:ascii="Montserrat" w:eastAsia="Arial" w:hAnsi="Montserrat" w:cs="Arial"/>
        </w:rPr>
        <w:t>n</w:t>
      </w:r>
      <w:r w:rsidRPr="00581839">
        <w:rPr>
          <w:rFonts w:ascii="Montserrat" w:eastAsia="Arial" w:hAnsi="Montserrat" w:cs="Arial"/>
          <w:spacing w:val="6"/>
        </w:rPr>
        <w:t xml:space="preserve"> </w:t>
      </w:r>
      <w:r w:rsidRPr="00581839">
        <w:rPr>
          <w:rFonts w:ascii="Montserrat" w:eastAsia="Arial" w:hAnsi="Montserrat" w:cs="Arial"/>
          <w:spacing w:val="-1"/>
        </w:rPr>
        <w:t>p</w:t>
      </w:r>
      <w:r w:rsidRPr="00581839">
        <w:rPr>
          <w:rFonts w:ascii="Montserrat" w:eastAsia="Arial" w:hAnsi="Montserrat" w:cs="Arial"/>
          <w:spacing w:val="1"/>
        </w:rPr>
        <w:t>a</w:t>
      </w:r>
      <w:r w:rsidRPr="00581839">
        <w:rPr>
          <w:rFonts w:ascii="Montserrat" w:eastAsia="Arial" w:hAnsi="Montserrat" w:cs="Arial"/>
        </w:rPr>
        <w:t>r</w:t>
      </w:r>
      <w:r w:rsidRPr="00581839">
        <w:rPr>
          <w:rFonts w:ascii="Montserrat" w:eastAsia="Arial" w:hAnsi="Montserrat" w:cs="Arial"/>
          <w:spacing w:val="7"/>
        </w:rPr>
        <w:t xml:space="preserve"> </w:t>
      </w:r>
      <w:r w:rsidRPr="00581839">
        <w:rPr>
          <w:rFonts w:ascii="Montserrat" w:eastAsia="Arial" w:hAnsi="Montserrat" w:cs="Arial"/>
        </w:rPr>
        <w:t>les</w:t>
      </w:r>
      <w:r w:rsidRPr="00581839">
        <w:rPr>
          <w:rFonts w:ascii="Montserrat" w:eastAsia="Arial" w:hAnsi="Montserrat" w:cs="Arial"/>
          <w:spacing w:val="6"/>
        </w:rPr>
        <w:t xml:space="preserve"> </w:t>
      </w:r>
      <w:r w:rsidRPr="00581839">
        <w:rPr>
          <w:rFonts w:ascii="Montserrat" w:eastAsia="Arial" w:hAnsi="Montserrat" w:cs="Arial"/>
          <w:spacing w:val="1"/>
        </w:rPr>
        <w:t>e</w:t>
      </w:r>
      <w:r w:rsidRPr="00581839">
        <w:rPr>
          <w:rFonts w:ascii="Montserrat" w:eastAsia="Arial" w:hAnsi="Montserrat" w:cs="Arial"/>
          <w:spacing w:val="-1"/>
        </w:rPr>
        <w:t>n</w:t>
      </w:r>
      <w:r w:rsidRPr="00581839">
        <w:rPr>
          <w:rFonts w:ascii="Montserrat" w:eastAsia="Arial" w:hAnsi="Montserrat" w:cs="Arial"/>
        </w:rPr>
        <w:t>tre</w:t>
      </w:r>
      <w:r w:rsidRPr="00581839">
        <w:rPr>
          <w:rFonts w:ascii="Montserrat" w:eastAsia="Arial" w:hAnsi="Montserrat" w:cs="Arial"/>
          <w:spacing w:val="1"/>
        </w:rPr>
        <w:t>p</w:t>
      </w:r>
      <w:r w:rsidRPr="00581839">
        <w:rPr>
          <w:rFonts w:ascii="Montserrat" w:eastAsia="Arial" w:hAnsi="Montserrat" w:cs="Arial"/>
        </w:rPr>
        <w:t>r</w:t>
      </w:r>
      <w:r w:rsidRPr="00581839">
        <w:rPr>
          <w:rFonts w:ascii="Montserrat" w:eastAsia="Arial" w:hAnsi="Montserrat" w:cs="Arial"/>
          <w:spacing w:val="-1"/>
        </w:rPr>
        <w:t>i</w:t>
      </w:r>
      <w:r w:rsidRPr="00581839">
        <w:rPr>
          <w:rFonts w:ascii="Montserrat" w:eastAsia="Arial" w:hAnsi="Montserrat" w:cs="Arial"/>
        </w:rPr>
        <w:t>s</w:t>
      </w:r>
      <w:r w:rsidRPr="00581839">
        <w:rPr>
          <w:rFonts w:ascii="Montserrat" w:eastAsia="Arial" w:hAnsi="Montserrat" w:cs="Arial"/>
          <w:spacing w:val="1"/>
        </w:rPr>
        <w:t>e</w:t>
      </w:r>
      <w:r w:rsidRPr="00581839">
        <w:rPr>
          <w:rFonts w:ascii="Montserrat" w:eastAsia="Arial" w:hAnsi="Montserrat" w:cs="Arial"/>
        </w:rPr>
        <w:t>s</w:t>
      </w:r>
      <w:r w:rsidRPr="00581839">
        <w:rPr>
          <w:rFonts w:ascii="Montserrat" w:eastAsia="Arial" w:hAnsi="Montserrat" w:cs="Arial"/>
          <w:spacing w:val="5"/>
        </w:rPr>
        <w:t xml:space="preserve"> </w:t>
      </w:r>
      <w:r w:rsidRPr="00581839">
        <w:rPr>
          <w:rFonts w:ascii="Montserrat" w:eastAsia="Arial" w:hAnsi="Montserrat" w:cs="Arial"/>
          <w:spacing w:val="1"/>
        </w:rPr>
        <w:t>e</w:t>
      </w:r>
      <w:r w:rsidRPr="00581839">
        <w:rPr>
          <w:rFonts w:ascii="Montserrat" w:eastAsia="Arial" w:hAnsi="Montserrat" w:cs="Arial"/>
        </w:rPr>
        <w:t>t</w:t>
      </w:r>
      <w:r w:rsidRPr="00581839">
        <w:rPr>
          <w:rFonts w:ascii="Montserrat" w:eastAsia="Arial" w:hAnsi="Montserrat" w:cs="Arial"/>
          <w:spacing w:val="8"/>
        </w:rPr>
        <w:t xml:space="preserve"> </w:t>
      </w:r>
      <w:r w:rsidRPr="00581839">
        <w:rPr>
          <w:rFonts w:ascii="Montserrat" w:eastAsia="Arial" w:hAnsi="Montserrat" w:cs="Arial"/>
          <w:spacing w:val="-3"/>
        </w:rPr>
        <w:t>l</w:t>
      </w:r>
      <w:r w:rsidRPr="00581839">
        <w:rPr>
          <w:rFonts w:ascii="Montserrat" w:eastAsia="Arial" w:hAnsi="Montserrat" w:cs="Arial"/>
          <w:spacing w:val="1"/>
        </w:rPr>
        <w:t>eu</w:t>
      </w:r>
      <w:r w:rsidRPr="00581839">
        <w:rPr>
          <w:rFonts w:ascii="Montserrat" w:eastAsia="Arial" w:hAnsi="Montserrat" w:cs="Arial"/>
        </w:rPr>
        <w:t>r</w:t>
      </w:r>
      <w:r w:rsidRPr="00581839">
        <w:rPr>
          <w:rFonts w:ascii="Montserrat" w:eastAsia="Arial" w:hAnsi="Montserrat" w:cs="Arial"/>
          <w:spacing w:val="7"/>
        </w:rPr>
        <w:t xml:space="preserve"> </w:t>
      </w:r>
      <w:r w:rsidRPr="00581839">
        <w:rPr>
          <w:rFonts w:ascii="Montserrat" w:eastAsia="Arial" w:hAnsi="Montserrat" w:cs="Arial"/>
        </w:rPr>
        <w:t>r</w:t>
      </w:r>
      <w:r w:rsidRPr="00581839">
        <w:rPr>
          <w:rFonts w:ascii="Montserrat" w:eastAsia="Arial" w:hAnsi="Montserrat" w:cs="Arial"/>
          <w:spacing w:val="-2"/>
        </w:rPr>
        <w:t>é</w:t>
      </w:r>
      <w:r w:rsidRPr="00581839">
        <w:rPr>
          <w:rFonts w:ascii="Montserrat" w:eastAsia="Arial" w:hAnsi="Montserrat" w:cs="Arial"/>
          <w:spacing w:val="1"/>
        </w:rPr>
        <w:t>m</w:t>
      </w:r>
      <w:r w:rsidRPr="00581839">
        <w:rPr>
          <w:rFonts w:ascii="Montserrat" w:eastAsia="Arial" w:hAnsi="Montserrat" w:cs="Arial"/>
          <w:spacing w:val="-1"/>
        </w:rPr>
        <w:t>un</w:t>
      </w:r>
      <w:r w:rsidRPr="00581839">
        <w:rPr>
          <w:rFonts w:ascii="Montserrat" w:eastAsia="Arial" w:hAnsi="Montserrat" w:cs="Arial"/>
          <w:spacing w:val="1"/>
        </w:rPr>
        <w:t>é</w:t>
      </w:r>
      <w:r w:rsidRPr="00581839">
        <w:rPr>
          <w:rFonts w:ascii="Montserrat" w:eastAsia="Arial" w:hAnsi="Montserrat" w:cs="Arial"/>
        </w:rPr>
        <w:t>rati</w:t>
      </w:r>
      <w:r w:rsidRPr="00581839">
        <w:rPr>
          <w:rFonts w:ascii="Montserrat" w:eastAsia="Arial" w:hAnsi="Montserrat" w:cs="Arial"/>
          <w:spacing w:val="1"/>
        </w:rPr>
        <w:t>o</w:t>
      </w:r>
      <w:r w:rsidRPr="00581839">
        <w:rPr>
          <w:rFonts w:ascii="Montserrat" w:eastAsia="Arial" w:hAnsi="Montserrat" w:cs="Arial"/>
        </w:rPr>
        <w:t>n</w:t>
      </w:r>
      <w:r w:rsidRPr="00581839">
        <w:rPr>
          <w:rFonts w:ascii="Montserrat" w:eastAsia="Arial" w:hAnsi="Montserrat" w:cs="Arial"/>
          <w:spacing w:val="6"/>
        </w:rPr>
        <w:t xml:space="preserve"> </w:t>
      </w:r>
      <w:r w:rsidRPr="00581839">
        <w:rPr>
          <w:rFonts w:ascii="Montserrat" w:eastAsia="Arial" w:hAnsi="Montserrat" w:cs="Arial"/>
          <w:spacing w:val="1"/>
        </w:rPr>
        <w:t>p</w:t>
      </w:r>
      <w:r w:rsidRPr="00581839">
        <w:rPr>
          <w:rFonts w:ascii="Montserrat" w:eastAsia="Arial" w:hAnsi="Montserrat" w:cs="Arial"/>
        </w:rPr>
        <w:t>r</w:t>
      </w:r>
      <w:r w:rsidRPr="00581839">
        <w:rPr>
          <w:rFonts w:ascii="Montserrat" w:eastAsia="Arial" w:hAnsi="Montserrat" w:cs="Arial"/>
          <w:spacing w:val="-1"/>
        </w:rPr>
        <w:t>i</w:t>
      </w:r>
      <w:r w:rsidRPr="00581839">
        <w:rPr>
          <w:rFonts w:ascii="Montserrat" w:eastAsia="Arial" w:hAnsi="Montserrat" w:cs="Arial"/>
        </w:rPr>
        <w:t>se</w:t>
      </w:r>
      <w:r w:rsidRPr="00581839">
        <w:rPr>
          <w:rFonts w:ascii="Montserrat" w:eastAsia="Arial" w:hAnsi="Montserrat" w:cs="Arial"/>
          <w:spacing w:val="6"/>
        </w:rPr>
        <w:t xml:space="preserve"> </w:t>
      </w:r>
      <w:r w:rsidRPr="00581839">
        <w:rPr>
          <w:rFonts w:ascii="Montserrat" w:eastAsia="Arial" w:hAnsi="Montserrat" w:cs="Arial"/>
          <w:spacing w:val="1"/>
        </w:rPr>
        <w:t>e</w:t>
      </w:r>
      <w:r w:rsidRPr="00581839">
        <w:rPr>
          <w:rFonts w:ascii="Montserrat" w:eastAsia="Arial" w:hAnsi="Montserrat" w:cs="Arial"/>
        </w:rPr>
        <w:t>n c</w:t>
      </w:r>
      <w:r w:rsidRPr="00581839">
        <w:rPr>
          <w:rFonts w:ascii="Montserrat" w:eastAsia="Arial" w:hAnsi="Montserrat" w:cs="Arial"/>
          <w:spacing w:val="1"/>
        </w:rPr>
        <w:t>ha</w:t>
      </w:r>
      <w:r w:rsidRPr="00581839">
        <w:rPr>
          <w:rFonts w:ascii="Montserrat" w:eastAsia="Arial" w:hAnsi="Montserrat" w:cs="Arial"/>
        </w:rPr>
        <w:t>rge</w:t>
      </w:r>
      <w:r w:rsidRPr="00581839">
        <w:rPr>
          <w:rFonts w:ascii="Montserrat" w:eastAsia="Arial" w:hAnsi="Montserrat" w:cs="Arial"/>
          <w:spacing w:val="-1"/>
        </w:rPr>
        <w:t xml:space="preserve"> </w:t>
      </w:r>
      <w:r w:rsidRPr="00581839">
        <w:rPr>
          <w:rFonts w:ascii="Montserrat" w:eastAsia="Arial" w:hAnsi="Montserrat" w:cs="Arial"/>
          <w:spacing w:val="1"/>
        </w:rPr>
        <w:t>pa</w:t>
      </w:r>
      <w:r w:rsidRPr="00581839">
        <w:rPr>
          <w:rFonts w:ascii="Montserrat" w:eastAsia="Arial" w:hAnsi="Montserrat" w:cs="Arial"/>
        </w:rPr>
        <w:t xml:space="preserve">r </w:t>
      </w:r>
      <w:r w:rsidRPr="00581839">
        <w:rPr>
          <w:rFonts w:ascii="Montserrat" w:eastAsia="Arial" w:hAnsi="Montserrat" w:cs="Arial"/>
          <w:spacing w:val="-1"/>
        </w:rPr>
        <w:t>l</w:t>
      </w:r>
      <w:r w:rsidRPr="00581839">
        <w:rPr>
          <w:rFonts w:ascii="Montserrat" w:eastAsia="Arial" w:hAnsi="Montserrat" w:cs="Arial"/>
        </w:rPr>
        <w:t>’E</w:t>
      </w:r>
      <w:r w:rsidRPr="00581839">
        <w:rPr>
          <w:rFonts w:ascii="Montserrat" w:eastAsia="Arial" w:hAnsi="Montserrat" w:cs="Arial"/>
          <w:spacing w:val="-2"/>
        </w:rPr>
        <w:t>t</w:t>
      </w:r>
      <w:r w:rsidRPr="00581839">
        <w:rPr>
          <w:rFonts w:ascii="Montserrat" w:eastAsia="Arial" w:hAnsi="Montserrat" w:cs="Arial"/>
          <w:spacing w:val="1"/>
        </w:rPr>
        <w:t>a</w:t>
      </w:r>
      <w:r w:rsidRPr="00581839">
        <w:rPr>
          <w:rFonts w:ascii="Montserrat" w:eastAsia="Arial" w:hAnsi="Montserrat" w:cs="Arial"/>
        </w:rPr>
        <w:t>t,</w:t>
      </w:r>
      <w:r w:rsidRPr="00581839">
        <w:rPr>
          <w:rFonts w:ascii="Montserrat" w:eastAsia="Arial" w:hAnsi="Montserrat" w:cs="Arial"/>
          <w:spacing w:val="-1"/>
        </w:rPr>
        <w:t xml:space="preserve"> </w:t>
      </w:r>
      <w:r w:rsidRPr="00581839">
        <w:rPr>
          <w:rFonts w:ascii="Montserrat" w:eastAsia="Arial" w:hAnsi="Montserrat" w:cs="Arial"/>
          <w:spacing w:val="1"/>
        </w:rPr>
        <w:t>e</w:t>
      </w:r>
      <w:r w:rsidRPr="00581839">
        <w:rPr>
          <w:rFonts w:ascii="Montserrat" w:eastAsia="Arial" w:hAnsi="Montserrat" w:cs="Arial"/>
        </w:rPr>
        <w:t>n</w:t>
      </w:r>
      <w:r w:rsidRPr="00581839">
        <w:rPr>
          <w:rFonts w:ascii="Montserrat" w:eastAsia="Arial" w:hAnsi="Montserrat" w:cs="Arial"/>
          <w:spacing w:val="1"/>
        </w:rPr>
        <w:t xml:space="preserve"> </w:t>
      </w:r>
      <w:r w:rsidRPr="00581839">
        <w:rPr>
          <w:rFonts w:ascii="Montserrat" w:eastAsia="Arial" w:hAnsi="Montserrat" w:cs="Arial"/>
          <w:spacing w:val="-2"/>
        </w:rPr>
        <w:t>v</w:t>
      </w:r>
      <w:r w:rsidRPr="00581839">
        <w:rPr>
          <w:rFonts w:ascii="Montserrat" w:eastAsia="Arial" w:hAnsi="Montserrat" w:cs="Arial"/>
          <w:spacing w:val="1"/>
        </w:rPr>
        <w:t>u</w:t>
      </w:r>
      <w:r w:rsidRPr="00581839">
        <w:rPr>
          <w:rFonts w:ascii="Montserrat" w:eastAsia="Arial" w:hAnsi="Montserrat" w:cs="Arial"/>
        </w:rPr>
        <w:t>e</w:t>
      </w:r>
      <w:r w:rsidRPr="00581839">
        <w:rPr>
          <w:rFonts w:ascii="Montserrat" w:eastAsia="Arial" w:hAnsi="Montserrat" w:cs="Arial"/>
          <w:spacing w:val="1"/>
        </w:rPr>
        <w:t xml:space="preserve"> </w:t>
      </w:r>
      <w:r w:rsidRPr="00581839">
        <w:rPr>
          <w:rFonts w:ascii="Montserrat" w:eastAsia="Arial" w:hAnsi="Montserrat" w:cs="Arial"/>
          <w:spacing w:val="-1"/>
        </w:rPr>
        <w:t>d</w:t>
      </w:r>
      <w:r w:rsidRPr="00581839">
        <w:rPr>
          <w:rFonts w:ascii="Montserrat" w:eastAsia="Arial" w:hAnsi="Montserrat" w:cs="Arial"/>
        </w:rPr>
        <w:t>e</w:t>
      </w:r>
      <w:r w:rsidRPr="00581839">
        <w:rPr>
          <w:rFonts w:ascii="Montserrat" w:eastAsia="Arial" w:hAnsi="Montserrat" w:cs="Arial"/>
          <w:spacing w:val="1"/>
        </w:rPr>
        <w:t xml:space="preserve"> </w:t>
      </w:r>
      <w:r w:rsidRPr="00581839">
        <w:rPr>
          <w:rFonts w:ascii="Montserrat" w:eastAsia="Arial" w:hAnsi="Montserrat" w:cs="Arial"/>
        </w:rPr>
        <w:t>l</w:t>
      </w:r>
      <w:r w:rsidRPr="00581839">
        <w:rPr>
          <w:rFonts w:ascii="Montserrat" w:eastAsia="Arial" w:hAnsi="Montserrat" w:cs="Arial"/>
          <w:spacing w:val="1"/>
        </w:rPr>
        <w:t>eu</w:t>
      </w:r>
      <w:r w:rsidRPr="00581839">
        <w:rPr>
          <w:rFonts w:ascii="Montserrat" w:eastAsia="Arial" w:hAnsi="Montserrat" w:cs="Arial"/>
        </w:rPr>
        <w:t xml:space="preserve">r </w:t>
      </w:r>
      <w:r w:rsidRPr="00581839">
        <w:rPr>
          <w:rFonts w:ascii="Montserrat" w:eastAsia="Arial" w:hAnsi="Montserrat" w:cs="Arial"/>
          <w:spacing w:val="-3"/>
        </w:rPr>
        <w:t>i</w:t>
      </w:r>
      <w:r w:rsidRPr="00581839">
        <w:rPr>
          <w:rFonts w:ascii="Montserrat" w:eastAsia="Arial" w:hAnsi="Montserrat" w:cs="Arial"/>
          <w:spacing w:val="1"/>
        </w:rPr>
        <w:t>n</w:t>
      </w:r>
      <w:r w:rsidRPr="00581839">
        <w:rPr>
          <w:rFonts w:ascii="Montserrat" w:eastAsia="Arial" w:hAnsi="Montserrat" w:cs="Arial"/>
        </w:rPr>
        <w:t>s</w:t>
      </w:r>
      <w:r w:rsidRPr="00581839">
        <w:rPr>
          <w:rFonts w:ascii="Montserrat" w:eastAsia="Arial" w:hAnsi="Montserrat" w:cs="Arial"/>
          <w:spacing w:val="1"/>
        </w:rPr>
        <w:t>e</w:t>
      </w:r>
      <w:r w:rsidRPr="00581839">
        <w:rPr>
          <w:rFonts w:ascii="Montserrat" w:eastAsia="Arial" w:hAnsi="Montserrat" w:cs="Arial"/>
        </w:rPr>
        <w:t>rt</w:t>
      </w:r>
      <w:r w:rsidRPr="00581839">
        <w:rPr>
          <w:rFonts w:ascii="Montserrat" w:eastAsia="Arial" w:hAnsi="Montserrat" w:cs="Arial"/>
          <w:spacing w:val="-1"/>
        </w:rPr>
        <w:t>i</w:t>
      </w:r>
      <w:r w:rsidRPr="00581839">
        <w:rPr>
          <w:rFonts w:ascii="Montserrat" w:eastAsia="Arial" w:hAnsi="Montserrat" w:cs="Arial"/>
          <w:spacing w:val="1"/>
        </w:rPr>
        <w:t>o</w:t>
      </w:r>
      <w:r w:rsidRPr="00581839">
        <w:rPr>
          <w:rFonts w:ascii="Montserrat" w:eastAsia="Arial" w:hAnsi="Montserrat" w:cs="Arial"/>
        </w:rPr>
        <w:t>n</w:t>
      </w:r>
      <w:r w:rsidRPr="00581839">
        <w:rPr>
          <w:rFonts w:ascii="Montserrat" w:eastAsia="Arial" w:hAnsi="Montserrat" w:cs="Arial"/>
          <w:spacing w:val="-1"/>
        </w:rPr>
        <w:t xml:space="preserve"> </w:t>
      </w:r>
      <w:r w:rsidRPr="00581839">
        <w:rPr>
          <w:rFonts w:ascii="Montserrat" w:eastAsia="Arial" w:hAnsi="Montserrat" w:cs="Arial"/>
          <w:spacing w:val="1"/>
        </w:rPr>
        <w:t>du</w:t>
      </w:r>
      <w:r w:rsidRPr="00581839">
        <w:rPr>
          <w:rFonts w:ascii="Montserrat" w:eastAsia="Arial" w:hAnsi="Montserrat" w:cs="Arial"/>
          <w:spacing w:val="-3"/>
        </w:rPr>
        <w:t>r</w:t>
      </w:r>
      <w:r w:rsidRPr="00581839">
        <w:rPr>
          <w:rFonts w:ascii="Montserrat" w:eastAsia="Arial" w:hAnsi="Montserrat" w:cs="Arial"/>
          <w:spacing w:val="1"/>
        </w:rPr>
        <w:t>ab</w:t>
      </w:r>
      <w:r w:rsidRPr="00581839">
        <w:rPr>
          <w:rFonts w:ascii="Montserrat" w:eastAsia="Arial" w:hAnsi="Montserrat" w:cs="Arial"/>
        </w:rPr>
        <w:t>l</w:t>
      </w:r>
      <w:r w:rsidRPr="00581839">
        <w:rPr>
          <w:rFonts w:ascii="Montserrat" w:eastAsia="Arial" w:hAnsi="Montserrat" w:cs="Arial"/>
          <w:spacing w:val="7"/>
        </w:rPr>
        <w:t>e</w:t>
      </w:r>
      <w:r w:rsidRPr="00581839">
        <w:rPr>
          <w:rFonts w:ascii="Montserrat" w:eastAsia="Arial" w:hAnsi="Montserrat" w:cs="Arial"/>
        </w:rPr>
        <w:t>.</w:t>
      </w:r>
    </w:p>
    <w:p w14:paraId="5C3F4424" w14:textId="30C4A08F" w:rsidR="00BB5C5B" w:rsidRPr="00220E83" w:rsidRDefault="00775588" w:rsidP="00220E83">
      <w:pPr>
        <w:pStyle w:val="Titre2"/>
      </w:pPr>
      <w:bookmarkStart w:id="74" w:name="_Toc219216655"/>
      <w:r w:rsidRPr="00220E83">
        <w:lastRenderedPageBreak/>
        <w:t>Portée, enjeux et effets attendus du P</w:t>
      </w:r>
      <w:r w:rsidR="00026B9D" w:rsidRPr="00220E83">
        <w:t>SIE</w:t>
      </w:r>
      <w:bookmarkEnd w:id="74"/>
    </w:p>
    <w:p w14:paraId="73B666D4" w14:textId="3F30CC80" w:rsidR="00626E4B" w:rsidRDefault="00965AB2" w:rsidP="00220E83">
      <w:pPr>
        <w:spacing w:after="0" w:line="276" w:lineRule="auto"/>
        <w:jc w:val="both"/>
        <w:rPr>
          <w:rFonts w:ascii="Montserrat" w:eastAsia="Calibri" w:hAnsi="Montserrat" w:cs="Arial"/>
          <w:bCs/>
          <w:color w:val="000000" w:themeColor="text1"/>
        </w:rPr>
      </w:pPr>
      <w:r w:rsidRPr="00220E83">
        <w:rPr>
          <w:rFonts w:ascii="Montserrat" w:eastAsia="Calibri" w:hAnsi="Montserrat" w:cs="Arial"/>
          <w:bCs/>
          <w:color w:val="000000" w:themeColor="text1"/>
        </w:rPr>
        <w:t xml:space="preserve">Le </w:t>
      </w:r>
      <w:r w:rsidR="00220E83">
        <w:rPr>
          <w:rFonts w:ascii="Montserrat" w:eastAsia="Calibri" w:hAnsi="Montserrat" w:cs="Arial"/>
          <w:bCs/>
          <w:color w:val="000000" w:themeColor="text1"/>
        </w:rPr>
        <w:t>PSIE couvre le domaine de l’emploi des jeunes diplômés sans emplois</w:t>
      </w:r>
      <w:r w:rsidRPr="00220E83">
        <w:rPr>
          <w:rFonts w:ascii="Montserrat" w:eastAsia="Calibri" w:hAnsi="Montserrat" w:cs="Arial"/>
          <w:bCs/>
          <w:color w:val="000000" w:themeColor="text1"/>
        </w:rPr>
        <w:t xml:space="preserve">. </w:t>
      </w:r>
      <w:r w:rsidR="00220E83">
        <w:rPr>
          <w:rFonts w:ascii="Montserrat" w:eastAsia="Calibri" w:hAnsi="Montserrat" w:cs="Arial"/>
          <w:bCs/>
          <w:color w:val="000000" w:themeColor="text1"/>
        </w:rPr>
        <w:t xml:space="preserve">Ce faisant, il permet d’améliorer la situation socio-économique des jeunes insérés </w:t>
      </w:r>
      <w:r w:rsidR="00626E4B">
        <w:rPr>
          <w:rFonts w:ascii="Montserrat" w:eastAsia="Calibri" w:hAnsi="Montserrat" w:cs="Arial"/>
          <w:bCs/>
          <w:color w:val="000000" w:themeColor="text1"/>
        </w:rPr>
        <w:t xml:space="preserve">tout en leur donnant l’occasion de faire leur preuve en vue de se faire embaucher par les entreprises où ils sont en immersion. </w:t>
      </w:r>
      <w:r w:rsidR="00A75E09">
        <w:rPr>
          <w:rFonts w:ascii="Montserrat" w:eastAsia="Calibri" w:hAnsi="Montserrat" w:cs="Arial"/>
          <w:bCs/>
          <w:color w:val="000000" w:themeColor="text1"/>
        </w:rPr>
        <w:t xml:space="preserve">Les objectifs structurés du PSIE sont alignés avec les priorités de développement du Bénin </w:t>
      </w:r>
      <w:r w:rsidR="00663337">
        <w:rPr>
          <w:rFonts w:ascii="Montserrat" w:eastAsia="Calibri" w:hAnsi="Montserrat" w:cs="Arial"/>
          <w:bCs/>
          <w:color w:val="000000" w:themeColor="text1"/>
        </w:rPr>
        <w:t xml:space="preserve">en </w:t>
      </w:r>
      <w:r w:rsidR="00870F2B">
        <w:rPr>
          <w:rFonts w:ascii="Montserrat" w:eastAsia="Calibri" w:hAnsi="Montserrat" w:cs="Arial"/>
          <w:bCs/>
          <w:color w:val="000000" w:themeColor="text1"/>
        </w:rPr>
        <w:t>contribu</w:t>
      </w:r>
      <w:r w:rsidR="00663337">
        <w:rPr>
          <w:rFonts w:ascii="Montserrat" w:eastAsia="Calibri" w:hAnsi="Montserrat" w:cs="Arial"/>
          <w:bCs/>
          <w:color w:val="000000" w:themeColor="text1"/>
        </w:rPr>
        <w:t>ant</w:t>
      </w:r>
      <w:r w:rsidR="00870F2B">
        <w:rPr>
          <w:rFonts w:ascii="Montserrat" w:eastAsia="Calibri" w:hAnsi="Montserrat" w:cs="Arial"/>
          <w:bCs/>
          <w:color w:val="000000" w:themeColor="text1"/>
        </w:rPr>
        <w:t xml:space="preserve"> </w:t>
      </w:r>
      <w:r w:rsidR="00C177ED">
        <w:rPr>
          <w:rFonts w:ascii="Montserrat" w:eastAsia="Calibri" w:hAnsi="Montserrat" w:cs="Arial"/>
          <w:bCs/>
          <w:color w:val="000000" w:themeColor="text1"/>
        </w:rPr>
        <w:t>au renforcement du capital humain dans le pays</w:t>
      </w:r>
      <w:r w:rsidR="00870F2B">
        <w:rPr>
          <w:rFonts w:ascii="Montserrat" w:eastAsia="Calibri" w:hAnsi="Montserrat" w:cs="Arial"/>
          <w:bCs/>
          <w:color w:val="000000" w:themeColor="text1"/>
        </w:rPr>
        <w:t>.</w:t>
      </w:r>
    </w:p>
    <w:p w14:paraId="42C32E69" w14:textId="58A08751" w:rsidR="00965AB2" w:rsidRPr="00220E83" w:rsidRDefault="00965AB2" w:rsidP="00FE003A">
      <w:pPr>
        <w:spacing w:before="240" w:line="276" w:lineRule="auto"/>
        <w:jc w:val="both"/>
        <w:rPr>
          <w:rFonts w:ascii="Montserrat" w:eastAsia="Calibri" w:hAnsi="Montserrat" w:cs="Arial"/>
          <w:bCs/>
          <w:color w:val="000000" w:themeColor="text1"/>
        </w:rPr>
      </w:pPr>
      <w:r w:rsidRPr="00220E83">
        <w:rPr>
          <w:rFonts w:ascii="Montserrat" w:eastAsia="Calibri" w:hAnsi="Montserrat" w:cs="Arial"/>
          <w:bCs/>
          <w:color w:val="000000" w:themeColor="text1"/>
        </w:rPr>
        <w:t>L’enjeu pour l</w:t>
      </w:r>
      <w:r w:rsidR="002E08AE">
        <w:rPr>
          <w:rFonts w:ascii="Montserrat" w:eastAsia="Calibri" w:hAnsi="Montserrat" w:cs="Arial"/>
          <w:bCs/>
          <w:color w:val="000000" w:themeColor="text1"/>
        </w:rPr>
        <w:t>a mise en œuvre du PSIE est de créer 2.000 emplois par an et ainsi de créer 10.000 emplois durant ses 5 années de mise en œuvre au sein des entreprises</w:t>
      </w:r>
      <w:r w:rsidR="0011184A">
        <w:rPr>
          <w:rFonts w:ascii="Montserrat" w:eastAsia="Calibri" w:hAnsi="Montserrat" w:cs="Arial"/>
          <w:bCs/>
          <w:color w:val="000000" w:themeColor="text1"/>
        </w:rPr>
        <w:t xml:space="preserve"> tout en a</w:t>
      </w:r>
      <w:r w:rsidR="0011184A" w:rsidRPr="0011184A">
        <w:rPr>
          <w:rFonts w:ascii="Montserrat" w:eastAsia="Calibri" w:hAnsi="Montserrat" w:cs="Arial"/>
          <w:bCs/>
          <w:color w:val="000000" w:themeColor="text1"/>
        </w:rPr>
        <w:t>mélior</w:t>
      </w:r>
      <w:r w:rsidR="0011184A">
        <w:rPr>
          <w:rFonts w:ascii="Montserrat" w:eastAsia="Calibri" w:hAnsi="Montserrat" w:cs="Arial"/>
          <w:bCs/>
          <w:color w:val="000000" w:themeColor="text1"/>
        </w:rPr>
        <w:t xml:space="preserve">ant </w:t>
      </w:r>
      <w:r w:rsidR="0011184A" w:rsidRPr="0011184A">
        <w:rPr>
          <w:rFonts w:ascii="Montserrat" w:eastAsia="Calibri" w:hAnsi="Montserrat" w:cs="Arial"/>
          <w:bCs/>
          <w:color w:val="000000" w:themeColor="text1"/>
        </w:rPr>
        <w:t>l’employabilité des bénéficiaires du Programme en vue de leur insertion professionnelle durable dans les nouveaux postes d’emploi créés, grâce aux actions d’immersion et d’encadrement</w:t>
      </w:r>
      <w:r w:rsidR="00FE003A">
        <w:rPr>
          <w:rFonts w:ascii="Montserrat" w:eastAsia="Calibri" w:hAnsi="Montserrat" w:cs="Arial"/>
          <w:bCs/>
          <w:color w:val="000000" w:themeColor="text1"/>
        </w:rPr>
        <w:t>, et en s</w:t>
      </w:r>
      <w:r w:rsidR="0011184A" w:rsidRPr="0011184A">
        <w:rPr>
          <w:rFonts w:ascii="Montserrat" w:eastAsia="Calibri" w:hAnsi="Montserrat" w:cs="Arial"/>
          <w:bCs/>
          <w:color w:val="000000" w:themeColor="text1"/>
        </w:rPr>
        <w:t>outen</w:t>
      </w:r>
      <w:r w:rsidR="00FE003A">
        <w:rPr>
          <w:rFonts w:ascii="Montserrat" w:eastAsia="Calibri" w:hAnsi="Montserrat" w:cs="Arial"/>
          <w:bCs/>
          <w:color w:val="000000" w:themeColor="text1"/>
        </w:rPr>
        <w:t>ant</w:t>
      </w:r>
      <w:r w:rsidR="0011184A" w:rsidRPr="0011184A">
        <w:rPr>
          <w:rFonts w:ascii="Montserrat" w:eastAsia="Calibri" w:hAnsi="Montserrat" w:cs="Arial"/>
          <w:bCs/>
          <w:color w:val="000000" w:themeColor="text1"/>
        </w:rPr>
        <w:t xml:space="preserve"> financièrement la prise en charge totale des salaires des titulaires des nouveaux emplois créés par les entreprises dans le cadre du programme.</w:t>
      </w:r>
    </w:p>
    <w:p w14:paraId="54D85B0B" w14:textId="2144050A" w:rsidR="00965AB2" w:rsidRPr="00220E83" w:rsidRDefault="00965AB2" w:rsidP="00220E83">
      <w:pPr>
        <w:spacing w:after="0" w:line="276" w:lineRule="auto"/>
        <w:jc w:val="both"/>
        <w:rPr>
          <w:rFonts w:ascii="Montserrat" w:eastAsia="Times New Roman" w:hAnsi="Montserrat" w:cs="Arial"/>
        </w:rPr>
      </w:pPr>
      <w:r w:rsidRPr="00220E83">
        <w:rPr>
          <w:rFonts w:ascii="Montserrat" w:eastAsia="Times New Roman" w:hAnsi="Montserrat" w:cs="Arial"/>
        </w:rPr>
        <w:t>Les principaux effets attendus du P</w:t>
      </w:r>
      <w:r w:rsidR="009006F1">
        <w:rPr>
          <w:rFonts w:ascii="Montserrat" w:eastAsia="Times New Roman" w:hAnsi="Montserrat" w:cs="Arial"/>
        </w:rPr>
        <w:t xml:space="preserve">SIE </w:t>
      </w:r>
      <w:r w:rsidRPr="00220E83">
        <w:rPr>
          <w:rFonts w:ascii="Montserrat" w:eastAsia="Times New Roman" w:hAnsi="Montserrat" w:cs="Arial"/>
        </w:rPr>
        <w:t>sont présentés à l’annexe du présent rapport.</w:t>
      </w:r>
    </w:p>
    <w:p w14:paraId="11532233" w14:textId="77777777" w:rsidR="00BB5C5B" w:rsidRDefault="00BB5C5B" w:rsidP="00965AB2">
      <w:pPr>
        <w:tabs>
          <w:tab w:val="left" w:pos="1200"/>
        </w:tabs>
        <w:spacing w:after="0" w:line="276" w:lineRule="auto"/>
        <w:jc w:val="both"/>
        <w:rPr>
          <w:rFonts w:ascii="Arial" w:eastAsia="Times New Roman" w:hAnsi="Arial" w:cs="Arial"/>
        </w:rPr>
      </w:pPr>
    </w:p>
    <w:p w14:paraId="3D53A724" w14:textId="1526AC2F" w:rsidR="00BB5C5B" w:rsidRPr="00AF6A38" w:rsidRDefault="006D44E6" w:rsidP="00F662C4">
      <w:pPr>
        <w:pStyle w:val="Titre2"/>
      </w:pPr>
      <w:bookmarkStart w:id="75" w:name="_Toc219216656"/>
      <w:r>
        <w:t>T</w:t>
      </w:r>
      <w:r w:rsidR="00775588" w:rsidRPr="00AF6A38">
        <w:t>héorie de changement</w:t>
      </w:r>
      <w:r>
        <w:t xml:space="preserve"> reconstruite</w:t>
      </w:r>
      <w:r w:rsidR="00775588" w:rsidRPr="00AF6A38">
        <w:t xml:space="preserve"> du P</w:t>
      </w:r>
      <w:r w:rsidR="00624EF4">
        <w:t>SIE</w:t>
      </w:r>
      <w:bookmarkEnd w:id="75"/>
    </w:p>
    <w:p w14:paraId="777C023F" w14:textId="14F7AF20" w:rsidR="0066513F" w:rsidRPr="0066513F" w:rsidRDefault="0066513F" w:rsidP="0066513F">
      <w:pPr>
        <w:tabs>
          <w:tab w:val="num" w:pos="360"/>
        </w:tabs>
        <w:spacing w:before="240" w:after="0" w:line="276" w:lineRule="auto"/>
        <w:jc w:val="both"/>
        <w:rPr>
          <w:rFonts w:ascii="Montserrat" w:eastAsia="Times New Roman" w:hAnsi="Montserrat" w:cs="Arial"/>
        </w:rPr>
      </w:pPr>
      <w:r w:rsidRPr="0066513F">
        <w:rPr>
          <w:rFonts w:ascii="Montserrat" w:eastAsia="Times New Roman" w:hAnsi="Montserrat" w:cs="Arial"/>
        </w:rPr>
        <w:t>Le PSIE part du constat que le chômage des jeunes diplômés est fortement lié au manque d’expérience professionnelle et à l’inadéquation entre les compétences disponibles et les besoins des entreprises. En facilitant l’accès des jeunes à des stages pré</w:t>
      </w:r>
      <w:r w:rsidRPr="0066513F">
        <w:rPr>
          <w:rFonts w:ascii="Cambria Math" w:eastAsia="Times New Roman" w:hAnsi="Cambria Math" w:cs="Cambria Math"/>
        </w:rPr>
        <w:t>‑</w:t>
      </w:r>
      <w:r w:rsidRPr="0066513F">
        <w:rPr>
          <w:rFonts w:ascii="Montserrat" w:eastAsia="Times New Roman" w:hAnsi="Montserrat" w:cs="Arial"/>
        </w:rPr>
        <w:t>emplois subventionnés, le programme cr</w:t>
      </w:r>
      <w:r w:rsidRPr="0066513F">
        <w:rPr>
          <w:rFonts w:ascii="Montserrat" w:eastAsia="Times New Roman" w:hAnsi="Montserrat" w:cs="Montserrat"/>
        </w:rPr>
        <w:t>é</w:t>
      </w:r>
      <w:r w:rsidRPr="0066513F">
        <w:rPr>
          <w:rFonts w:ascii="Montserrat" w:eastAsia="Times New Roman" w:hAnsi="Montserrat" w:cs="Arial"/>
        </w:rPr>
        <w:t>e un pont entre la formation acad</w:t>
      </w:r>
      <w:r w:rsidRPr="0066513F">
        <w:rPr>
          <w:rFonts w:ascii="Montserrat" w:eastAsia="Times New Roman" w:hAnsi="Montserrat" w:cs="Montserrat"/>
        </w:rPr>
        <w:t>é</w:t>
      </w:r>
      <w:r w:rsidRPr="0066513F">
        <w:rPr>
          <w:rFonts w:ascii="Montserrat" w:eastAsia="Times New Roman" w:hAnsi="Montserrat" w:cs="Arial"/>
        </w:rPr>
        <w:t>mique et l</w:t>
      </w:r>
      <w:r w:rsidRPr="0066513F">
        <w:rPr>
          <w:rFonts w:ascii="Montserrat" w:eastAsia="Times New Roman" w:hAnsi="Montserrat" w:cs="Montserrat"/>
        </w:rPr>
        <w:t>’</w:t>
      </w:r>
      <w:r w:rsidRPr="0066513F">
        <w:rPr>
          <w:rFonts w:ascii="Montserrat" w:eastAsia="Times New Roman" w:hAnsi="Montserrat" w:cs="Arial"/>
        </w:rPr>
        <w:t>emploi formel.</w:t>
      </w:r>
    </w:p>
    <w:p w14:paraId="22172BA4" w14:textId="4F221971" w:rsidR="0066513F" w:rsidRPr="0066513F" w:rsidRDefault="0066513F" w:rsidP="0066513F">
      <w:pPr>
        <w:tabs>
          <w:tab w:val="num" w:pos="360"/>
        </w:tabs>
        <w:spacing w:before="240" w:after="0" w:line="276" w:lineRule="auto"/>
        <w:jc w:val="both"/>
        <w:rPr>
          <w:rFonts w:ascii="Montserrat" w:eastAsia="Times New Roman" w:hAnsi="Montserrat" w:cs="Arial"/>
        </w:rPr>
      </w:pPr>
      <w:r w:rsidRPr="0066513F">
        <w:rPr>
          <w:rFonts w:ascii="Montserrat" w:eastAsia="Times New Roman" w:hAnsi="Montserrat" w:cs="Arial"/>
        </w:rPr>
        <w:t>En soutenant financièrement les entreprises, le PSIE réduit le risque lié au recrutement de jeunes sans expérience et encourage leur intégration. Grâce au suivi</w:t>
      </w:r>
      <w:r w:rsidRPr="0066513F">
        <w:rPr>
          <w:rFonts w:ascii="Cambria Math" w:eastAsia="Times New Roman" w:hAnsi="Cambria Math" w:cs="Cambria Math"/>
        </w:rPr>
        <w:t>‑</w:t>
      </w:r>
      <w:r w:rsidRPr="0066513F">
        <w:rPr>
          <w:rFonts w:ascii="Montserrat" w:eastAsia="Times New Roman" w:hAnsi="Montserrat" w:cs="Arial"/>
        </w:rPr>
        <w:t>accompagnement et aux formations compl</w:t>
      </w:r>
      <w:r w:rsidRPr="0066513F">
        <w:rPr>
          <w:rFonts w:ascii="Montserrat" w:eastAsia="Times New Roman" w:hAnsi="Montserrat" w:cs="Montserrat"/>
        </w:rPr>
        <w:t>é</w:t>
      </w:r>
      <w:r w:rsidRPr="0066513F">
        <w:rPr>
          <w:rFonts w:ascii="Montserrat" w:eastAsia="Times New Roman" w:hAnsi="Montserrat" w:cs="Arial"/>
        </w:rPr>
        <w:t>mentaires, les jeunes d</w:t>
      </w:r>
      <w:r w:rsidRPr="0066513F">
        <w:rPr>
          <w:rFonts w:ascii="Montserrat" w:eastAsia="Times New Roman" w:hAnsi="Montserrat" w:cs="Montserrat"/>
        </w:rPr>
        <w:t>é</w:t>
      </w:r>
      <w:r w:rsidRPr="0066513F">
        <w:rPr>
          <w:rFonts w:ascii="Montserrat" w:eastAsia="Times New Roman" w:hAnsi="Montserrat" w:cs="Arial"/>
        </w:rPr>
        <w:t>veloppent des comp</w:t>
      </w:r>
      <w:r w:rsidRPr="0066513F">
        <w:rPr>
          <w:rFonts w:ascii="Montserrat" w:eastAsia="Times New Roman" w:hAnsi="Montserrat" w:cs="Montserrat"/>
        </w:rPr>
        <w:t>é</w:t>
      </w:r>
      <w:r w:rsidRPr="0066513F">
        <w:rPr>
          <w:rFonts w:ascii="Montserrat" w:eastAsia="Times New Roman" w:hAnsi="Montserrat" w:cs="Arial"/>
        </w:rPr>
        <w:t>tences techniques et comportementales recherch</w:t>
      </w:r>
      <w:r w:rsidRPr="0066513F">
        <w:rPr>
          <w:rFonts w:ascii="Montserrat" w:eastAsia="Times New Roman" w:hAnsi="Montserrat" w:cs="Montserrat"/>
        </w:rPr>
        <w:t>é</w:t>
      </w:r>
      <w:r w:rsidRPr="0066513F">
        <w:rPr>
          <w:rFonts w:ascii="Montserrat" w:eastAsia="Times New Roman" w:hAnsi="Montserrat" w:cs="Arial"/>
        </w:rPr>
        <w:t>es sur le march</w:t>
      </w:r>
      <w:r w:rsidRPr="0066513F">
        <w:rPr>
          <w:rFonts w:ascii="Montserrat" w:eastAsia="Times New Roman" w:hAnsi="Montserrat" w:cs="Montserrat"/>
        </w:rPr>
        <w:t>é</w:t>
      </w:r>
      <w:r w:rsidRPr="0066513F">
        <w:rPr>
          <w:rFonts w:ascii="Montserrat" w:eastAsia="Times New Roman" w:hAnsi="Montserrat" w:cs="Arial"/>
        </w:rPr>
        <w:t xml:space="preserve"> du travail.</w:t>
      </w:r>
    </w:p>
    <w:p w14:paraId="77591B55" w14:textId="6DF1F017" w:rsidR="0066513F" w:rsidRPr="0066513F" w:rsidRDefault="0066513F" w:rsidP="0066513F">
      <w:pPr>
        <w:tabs>
          <w:tab w:val="num" w:pos="360"/>
        </w:tabs>
        <w:spacing w:before="240" w:after="0" w:line="276" w:lineRule="auto"/>
        <w:jc w:val="both"/>
        <w:rPr>
          <w:rFonts w:ascii="Montserrat" w:eastAsia="Times New Roman" w:hAnsi="Montserrat" w:cs="Arial"/>
        </w:rPr>
      </w:pPr>
      <w:r w:rsidRPr="0066513F">
        <w:rPr>
          <w:rFonts w:ascii="Montserrat" w:eastAsia="Times New Roman" w:hAnsi="Montserrat" w:cs="Arial"/>
        </w:rPr>
        <w:t>À moyen terme, les entreprises retiennent une partie des jeunes, ce qui améliore leur employabilité et renforce la capacité d’absorption du secteur privé. À long terme, le programme contribue à réduire le chômage des jeunes diplômés et à améliorer la productivité nationale.</w:t>
      </w:r>
    </w:p>
    <w:p w14:paraId="4D6B3983" w14:textId="77777777" w:rsidR="0066513F" w:rsidRDefault="0066513F" w:rsidP="0060416D">
      <w:pPr>
        <w:tabs>
          <w:tab w:val="num" w:pos="360"/>
        </w:tabs>
        <w:spacing w:after="0" w:line="276" w:lineRule="auto"/>
        <w:jc w:val="both"/>
        <w:rPr>
          <w:rFonts w:ascii="Montserrat" w:eastAsia="Times New Roman" w:hAnsi="Montserrat" w:cs="Arial"/>
          <w:b/>
          <w:bCs/>
        </w:rPr>
      </w:pPr>
    </w:p>
    <w:p w14:paraId="292CEC4F" w14:textId="77777777" w:rsidR="002C191A" w:rsidRDefault="002C191A" w:rsidP="00BB5C5B">
      <w:pPr>
        <w:spacing w:after="0" w:line="276" w:lineRule="auto"/>
        <w:jc w:val="both"/>
        <w:rPr>
          <w:rFonts w:ascii="Arial" w:eastAsia="Times New Roman" w:hAnsi="Arial" w:cs="Arial"/>
        </w:rPr>
      </w:pPr>
    </w:p>
    <w:p w14:paraId="0A57C3F0" w14:textId="77777777" w:rsidR="00CD120A" w:rsidRDefault="00CD120A" w:rsidP="00BB5C5B">
      <w:pPr>
        <w:spacing w:after="0" w:line="276" w:lineRule="auto"/>
        <w:jc w:val="both"/>
        <w:rPr>
          <w:rFonts w:ascii="Arial" w:eastAsia="Times New Roman" w:hAnsi="Arial" w:cs="Arial"/>
        </w:rPr>
      </w:pPr>
    </w:p>
    <w:p w14:paraId="1DAF9442" w14:textId="77777777" w:rsidR="00CD120A" w:rsidRDefault="00CD120A" w:rsidP="00BB5C5B">
      <w:pPr>
        <w:spacing w:after="0" w:line="276" w:lineRule="auto"/>
        <w:jc w:val="both"/>
        <w:rPr>
          <w:rFonts w:ascii="Arial" w:eastAsia="Times New Roman" w:hAnsi="Arial" w:cs="Arial"/>
        </w:rPr>
      </w:pPr>
    </w:p>
    <w:p w14:paraId="370D2ED9" w14:textId="77777777" w:rsidR="00CD120A" w:rsidRDefault="00CD120A" w:rsidP="00BB5C5B">
      <w:pPr>
        <w:spacing w:after="0" w:line="276" w:lineRule="auto"/>
        <w:jc w:val="both"/>
        <w:rPr>
          <w:rFonts w:ascii="Arial" w:eastAsia="Times New Roman" w:hAnsi="Arial" w:cs="Arial"/>
        </w:rPr>
      </w:pPr>
    </w:p>
    <w:p w14:paraId="237B710A" w14:textId="77777777" w:rsidR="00CD120A" w:rsidRDefault="00CD120A" w:rsidP="00BB5C5B">
      <w:pPr>
        <w:spacing w:after="0" w:line="276" w:lineRule="auto"/>
        <w:jc w:val="both"/>
        <w:rPr>
          <w:rFonts w:ascii="Arial" w:eastAsia="Times New Roman" w:hAnsi="Arial" w:cs="Arial"/>
        </w:rPr>
      </w:pPr>
    </w:p>
    <w:p w14:paraId="631E81F4" w14:textId="77777777" w:rsidR="00CD120A" w:rsidRDefault="00CD120A" w:rsidP="00BB5C5B">
      <w:pPr>
        <w:spacing w:after="0" w:line="276" w:lineRule="auto"/>
        <w:jc w:val="both"/>
        <w:rPr>
          <w:rFonts w:ascii="Arial" w:eastAsia="Times New Roman" w:hAnsi="Arial" w:cs="Arial"/>
        </w:rPr>
      </w:pPr>
    </w:p>
    <w:p w14:paraId="279398B4" w14:textId="77777777" w:rsidR="00CD120A" w:rsidRDefault="00CD120A" w:rsidP="00BB5C5B">
      <w:pPr>
        <w:spacing w:after="0" w:line="276" w:lineRule="auto"/>
        <w:jc w:val="both"/>
        <w:rPr>
          <w:rFonts w:ascii="Arial" w:eastAsia="Times New Roman" w:hAnsi="Arial" w:cs="Arial"/>
        </w:rPr>
      </w:pPr>
    </w:p>
    <w:p w14:paraId="5E6E6B2B" w14:textId="77777777" w:rsidR="00CD120A" w:rsidRDefault="00CD120A" w:rsidP="00BB5C5B">
      <w:pPr>
        <w:spacing w:after="0" w:line="276" w:lineRule="auto"/>
        <w:jc w:val="both"/>
        <w:rPr>
          <w:rFonts w:ascii="Arial" w:eastAsia="Times New Roman" w:hAnsi="Arial" w:cs="Arial"/>
        </w:rPr>
      </w:pPr>
    </w:p>
    <w:p w14:paraId="4E7334EE" w14:textId="77777777" w:rsidR="00CD120A" w:rsidRDefault="00CD120A" w:rsidP="00BB5C5B">
      <w:pPr>
        <w:spacing w:after="0" w:line="276" w:lineRule="auto"/>
        <w:jc w:val="both"/>
        <w:rPr>
          <w:rFonts w:ascii="Arial" w:eastAsia="Times New Roman" w:hAnsi="Arial" w:cs="Arial"/>
        </w:rPr>
      </w:pPr>
    </w:p>
    <w:p w14:paraId="579D91CE" w14:textId="77777777" w:rsidR="00CD120A" w:rsidRDefault="00CD120A" w:rsidP="00BB5C5B">
      <w:pPr>
        <w:spacing w:after="0" w:line="276" w:lineRule="auto"/>
        <w:jc w:val="both"/>
        <w:rPr>
          <w:rFonts w:ascii="Arial" w:eastAsia="Times New Roman" w:hAnsi="Arial" w:cs="Arial"/>
        </w:rPr>
      </w:pPr>
    </w:p>
    <w:p w14:paraId="367ABD14" w14:textId="77777777" w:rsidR="00E46E27" w:rsidRDefault="00E46E27" w:rsidP="00BB5C5B">
      <w:pPr>
        <w:spacing w:after="0" w:line="276" w:lineRule="auto"/>
        <w:jc w:val="both"/>
        <w:rPr>
          <w:rFonts w:ascii="Montserrat" w:eastAsia="Times New Roman" w:hAnsi="Montserrat" w:cs="Arial"/>
          <w:b/>
          <w:bCs/>
        </w:rPr>
        <w:sectPr w:rsidR="00E46E27" w:rsidSect="00605278">
          <w:headerReference w:type="default" r:id="rId16"/>
          <w:footerReference w:type="default" r:id="rId17"/>
          <w:footerReference w:type="first" r:id="rId18"/>
          <w:pgSz w:w="11906" w:h="16838"/>
          <w:pgMar w:top="1417" w:right="1417" w:bottom="1417" w:left="1417" w:header="708" w:footer="708" w:gutter="0"/>
          <w:pgBorders w:display="firstPage" w:offsetFrom="page">
            <w:top w:val="starsBlack" w:sz="8" w:space="24" w:color="002060"/>
            <w:left w:val="starsBlack" w:sz="8" w:space="24" w:color="002060"/>
            <w:bottom w:val="starsBlack" w:sz="8" w:space="24" w:color="002060"/>
            <w:right w:val="starsBlack" w:sz="8" w:space="24" w:color="002060"/>
          </w:pgBorders>
          <w:pgNumType w:start="0"/>
          <w:cols w:space="708"/>
          <w:titlePg/>
          <w:docGrid w:linePitch="360"/>
        </w:sectPr>
      </w:pPr>
    </w:p>
    <w:p w14:paraId="5A7EEA64" w14:textId="59A409B1" w:rsidR="00CD120A" w:rsidRPr="00E46E27" w:rsidRDefault="00E46E27" w:rsidP="00BB5C5B">
      <w:pPr>
        <w:spacing w:after="0" w:line="276" w:lineRule="auto"/>
        <w:jc w:val="both"/>
        <w:rPr>
          <w:rFonts w:ascii="Montserrat" w:eastAsia="Times New Roman" w:hAnsi="Montserrat" w:cs="Arial"/>
          <w:b/>
          <w:bCs/>
        </w:rPr>
      </w:pPr>
      <w:r w:rsidRPr="00E46E27">
        <w:rPr>
          <w:rFonts w:ascii="Montserrat" w:eastAsia="Times New Roman" w:hAnsi="Montserrat" w:cs="Arial"/>
          <w:b/>
          <w:bCs/>
        </w:rPr>
        <w:lastRenderedPageBreak/>
        <w:t>Théorie de changement reconstruite du PSIE</w:t>
      </w:r>
    </w:p>
    <w:p w14:paraId="04D75747" w14:textId="0514A8F7" w:rsidR="00E46E27" w:rsidRPr="00007BA8" w:rsidRDefault="00E46E27" w:rsidP="00BB5C5B">
      <w:pPr>
        <w:spacing w:after="0" w:line="276" w:lineRule="auto"/>
        <w:jc w:val="both"/>
        <w:rPr>
          <w:rFonts w:ascii="Arial" w:eastAsia="Times New Roman" w:hAnsi="Arial" w:cs="Arial"/>
        </w:rPr>
      </w:pPr>
      <w:r w:rsidRPr="00E46E27">
        <w:rPr>
          <w:noProof/>
        </w:rPr>
        <w:drawing>
          <wp:anchor distT="0" distB="0" distL="114300" distR="114300" simplePos="0" relativeHeight="251658249" behindDoc="0" locked="0" layoutInCell="1" allowOverlap="1" wp14:anchorId="092A03BA" wp14:editId="1C71AD7E">
            <wp:simplePos x="0" y="0"/>
            <wp:positionH relativeFrom="column">
              <wp:posOffset>-633095</wp:posOffset>
            </wp:positionH>
            <wp:positionV relativeFrom="paragraph">
              <wp:posOffset>136525</wp:posOffset>
            </wp:positionV>
            <wp:extent cx="10077450" cy="5454650"/>
            <wp:effectExtent l="0" t="0" r="3175" b="6350"/>
            <wp:wrapNone/>
            <wp:docPr id="15280950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077450" cy="545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768BAA" w14:textId="0DB59C8A" w:rsidR="00CD120A" w:rsidRDefault="00CD120A" w:rsidP="00BB5C5B">
      <w:pPr>
        <w:spacing w:after="0" w:line="276" w:lineRule="auto"/>
        <w:jc w:val="both"/>
        <w:rPr>
          <w:rFonts w:ascii="Arial" w:eastAsia="Times New Roman" w:hAnsi="Arial" w:cs="Arial"/>
        </w:rPr>
      </w:pPr>
    </w:p>
    <w:p w14:paraId="727D773B" w14:textId="77777777" w:rsidR="00CD120A" w:rsidRDefault="00CD120A" w:rsidP="00BB5C5B">
      <w:pPr>
        <w:spacing w:after="0" w:line="276" w:lineRule="auto"/>
        <w:jc w:val="both"/>
        <w:rPr>
          <w:rFonts w:ascii="Arial" w:eastAsia="Times New Roman" w:hAnsi="Arial" w:cs="Arial"/>
        </w:rPr>
      </w:pPr>
    </w:p>
    <w:p w14:paraId="5B8DCDB3" w14:textId="77777777" w:rsidR="00CD120A" w:rsidRDefault="00CD120A" w:rsidP="00BB5C5B">
      <w:pPr>
        <w:spacing w:after="0" w:line="276" w:lineRule="auto"/>
        <w:jc w:val="both"/>
        <w:rPr>
          <w:rFonts w:ascii="Arial" w:eastAsia="Times New Roman" w:hAnsi="Arial" w:cs="Arial"/>
        </w:rPr>
      </w:pPr>
    </w:p>
    <w:p w14:paraId="1CA06978" w14:textId="77777777" w:rsidR="00CD120A" w:rsidRDefault="00CD120A" w:rsidP="00BB5C5B">
      <w:pPr>
        <w:spacing w:after="0" w:line="276" w:lineRule="auto"/>
        <w:jc w:val="both"/>
        <w:rPr>
          <w:rFonts w:ascii="Arial" w:eastAsia="Times New Roman" w:hAnsi="Arial" w:cs="Arial"/>
        </w:rPr>
      </w:pPr>
    </w:p>
    <w:p w14:paraId="2D680C93" w14:textId="77777777" w:rsidR="00CD120A" w:rsidRDefault="00CD120A" w:rsidP="00BB5C5B">
      <w:pPr>
        <w:spacing w:after="0" w:line="276" w:lineRule="auto"/>
        <w:jc w:val="both"/>
        <w:rPr>
          <w:rFonts w:ascii="Arial" w:eastAsia="Times New Roman" w:hAnsi="Arial" w:cs="Arial"/>
        </w:rPr>
      </w:pPr>
    </w:p>
    <w:p w14:paraId="017C1253" w14:textId="77777777" w:rsidR="00CD120A" w:rsidRDefault="00CD120A" w:rsidP="00BB5C5B">
      <w:pPr>
        <w:spacing w:after="0" w:line="276" w:lineRule="auto"/>
        <w:jc w:val="both"/>
        <w:rPr>
          <w:rFonts w:ascii="Arial" w:eastAsia="Times New Roman" w:hAnsi="Arial" w:cs="Arial"/>
        </w:rPr>
      </w:pPr>
    </w:p>
    <w:p w14:paraId="39B5E471" w14:textId="77777777" w:rsidR="00CD120A" w:rsidRDefault="00CD120A" w:rsidP="00BB5C5B">
      <w:pPr>
        <w:spacing w:after="0" w:line="276" w:lineRule="auto"/>
        <w:jc w:val="both"/>
        <w:rPr>
          <w:rFonts w:ascii="Arial" w:eastAsia="Times New Roman" w:hAnsi="Arial" w:cs="Arial"/>
        </w:rPr>
      </w:pPr>
    </w:p>
    <w:p w14:paraId="38D556DF" w14:textId="77777777" w:rsidR="00CD120A" w:rsidRDefault="00CD120A" w:rsidP="00BB5C5B">
      <w:pPr>
        <w:spacing w:after="0" w:line="276" w:lineRule="auto"/>
        <w:jc w:val="both"/>
        <w:rPr>
          <w:rFonts w:ascii="Arial" w:eastAsia="Times New Roman" w:hAnsi="Arial" w:cs="Arial"/>
        </w:rPr>
      </w:pPr>
    </w:p>
    <w:p w14:paraId="7B9C4652" w14:textId="77777777" w:rsidR="00CD120A" w:rsidRDefault="00CD120A" w:rsidP="00BB5C5B">
      <w:pPr>
        <w:spacing w:after="0" w:line="276" w:lineRule="auto"/>
        <w:jc w:val="both"/>
        <w:rPr>
          <w:rFonts w:ascii="Arial" w:eastAsia="Times New Roman" w:hAnsi="Arial" w:cs="Arial"/>
        </w:rPr>
      </w:pPr>
    </w:p>
    <w:p w14:paraId="5F844D8D" w14:textId="77777777" w:rsidR="00CD120A" w:rsidRDefault="00CD120A" w:rsidP="00BB5C5B">
      <w:pPr>
        <w:spacing w:after="0" w:line="276" w:lineRule="auto"/>
        <w:jc w:val="both"/>
        <w:rPr>
          <w:rFonts w:ascii="Arial" w:eastAsia="Times New Roman" w:hAnsi="Arial" w:cs="Arial"/>
        </w:rPr>
      </w:pPr>
    </w:p>
    <w:p w14:paraId="59A81873" w14:textId="77777777" w:rsidR="00CD120A" w:rsidRDefault="00CD120A" w:rsidP="00BB5C5B">
      <w:pPr>
        <w:spacing w:after="0" w:line="276" w:lineRule="auto"/>
        <w:jc w:val="both"/>
        <w:rPr>
          <w:rFonts w:ascii="Arial" w:eastAsia="Times New Roman" w:hAnsi="Arial" w:cs="Arial"/>
        </w:rPr>
      </w:pPr>
    </w:p>
    <w:p w14:paraId="45E7853C" w14:textId="77777777" w:rsidR="00CD120A" w:rsidRDefault="00CD120A" w:rsidP="00BB5C5B">
      <w:pPr>
        <w:spacing w:after="0" w:line="276" w:lineRule="auto"/>
        <w:jc w:val="both"/>
        <w:rPr>
          <w:rFonts w:ascii="Arial" w:eastAsia="Times New Roman" w:hAnsi="Arial" w:cs="Arial"/>
        </w:rPr>
      </w:pPr>
    </w:p>
    <w:p w14:paraId="05742B79" w14:textId="77777777" w:rsidR="00CD120A" w:rsidRDefault="00CD120A" w:rsidP="00BB5C5B">
      <w:pPr>
        <w:spacing w:after="0" w:line="276" w:lineRule="auto"/>
        <w:jc w:val="both"/>
        <w:rPr>
          <w:rFonts w:ascii="Arial" w:eastAsia="Times New Roman" w:hAnsi="Arial" w:cs="Arial"/>
        </w:rPr>
      </w:pPr>
    </w:p>
    <w:p w14:paraId="2E8F2133" w14:textId="77777777" w:rsidR="00CD120A" w:rsidRDefault="00CD120A" w:rsidP="00BB5C5B">
      <w:pPr>
        <w:spacing w:after="0" w:line="276" w:lineRule="auto"/>
        <w:jc w:val="both"/>
        <w:rPr>
          <w:rFonts w:ascii="Arial" w:eastAsia="Times New Roman" w:hAnsi="Arial" w:cs="Arial"/>
        </w:rPr>
      </w:pPr>
    </w:p>
    <w:p w14:paraId="4B1DD4D4" w14:textId="77777777" w:rsidR="00CD120A" w:rsidRDefault="00CD120A" w:rsidP="00BB5C5B">
      <w:pPr>
        <w:spacing w:after="0" w:line="276" w:lineRule="auto"/>
        <w:jc w:val="both"/>
        <w:rPr>
          <w:rFonts w:ascii="Arial" w:eastAsia="Times New Roman" w:hAnsi="Arial" w:cs="Arial"/>
        </w:rPr>
      </w:pPr>
    </w:p>
    <w:p w14:paraId="44392210" w14:textId="77777777" w:rsidR="00CD120A" w:rsidRDefault="00CD120A" w:rsidP="00BB5C5B">
      <w:pPr>
        <w:spacing w:after="0" w:line="276" w:lineRule="auto"/>
        <w:jc w:val="both"/>
        <w:rPr>
          <w:rFonts w:ascii="Arial" w:eastAsia="Times New Roman" w:hAnsi="Arial" w:cs="Arial"/>
        </w:rPr>
      </w:pPr>
    </w:p>
    <w:p w14:paraId="67CCF21B" w14:textId="77777777" w:rsidR="00CD120A" w:rsidRDefault="00CD120A" w:rsidP="00BB5C5B">
      <w:pPr>
        <w:spacing w:after="0" w:line="276" w:lineRule="auto"/>
        <w:jc w:val="both"/>
        <w:rPr>
          <w:rFonts w:ascii="Arial" w:eastAsia="Times New Roman" w:hAnsi="Arial" w:cs="Arial"/>
        </w:rPr>
      </w:pPr>
    </w:p>
    <w:p w14:paraId="230C527E" w14:textId="77777777" w:rsidR="00CD120A" w:rsidRDefault="00CD120A" w:rsidP="00BB5C5B">
      <w:pPr>
        <w:spacing w:after="0" w:line="276" w:lineRule="auto"/>
        <w:jc w:val="both"/>
        <w:rPr>
          <w:rFonts w:ascii="Arial" w:eastAsia="Times New Roman" w:hAnsi="Arial" w:cs="Arial"/>
        </w:rPr>
      </w:pPr>
    </w:p>
    <w:p w14:paraId="6DC13BD8" w14:textId="77777777" w:rsidR="00CD120A" w:rsidRDefault="00CD120A" w:rsidP="00BB5C5B">
      <w:pPr>
        <w:spacing w:after="0" w:line="276" w:lineRule="auto"/>
        <w:jc w:val="both"/>
        <w:rPr>
          <w:rFonts w:ascii="Arial" w:eastAsia="Times New Roman" w:hAnsi="Arial" w:cs="Arial"/>
        </w:rPr>
      </w:pPr>
    </w:p>
    <w:p w14:paraId="7FC2FF2C" w14:textId="77777777" w:rsidR="00CD120A" w:rsidRDefault="00CD120A" w:rsidP="00BB5C5B">
      <w:pPr>
        <w:spacing w:after="0" w:line="276" w:lineRule="auto"/>
        <w:jc w:val="both"/>
        <w:rPr>
          <w:rFonts w:ascii="Arial" w:eastAsia="Times New Roman" w:hAnsi="Arial" w:cs="Arial"/>
        </w:rPr>
      </w:pPr>
    </w:p>
    <w:p w14:paraId="00B87A2E" w14:textId="77777777" w:rsidR="00CD120A" w:rsidRDefault="00CD120A" w:rsidP="00BB5C5B">
      <w:pPr>
        <w:spacing w:after="0" w:line="276" w:lineRule="auto"/>
        <w:jc w:val="both"/>
        <w:rPr>
          <w:rFonts w:ascii="Arial" w:eastAsia="Times New Roman" w:hAnsi="Arial" w:cs="Arial"/>
        </w:rPr>
      </w:pPr>
    </w:p>
    <w:p w14:paraId="568C14DD" w14:textId="77777777" w:rsidR="00CD120A" w:rsidRDefault="00CD120A" w:rsidP="00BB5C5B">
      <w:pPr>
        <w:spacing w:after="0" w:line="276" w:lineRule="auto"/>
        <w:jc w:val="both"/>
        <w:rPr>
          <w:rFonts w:ascii="Arial" w:eastAsia="Times New Roman" w:hAnsi="Arial" w:cs="Arial"/>
        </w:rPr>
      </w:pPr>
    </w:p>
    <w:p w14:paraId="7E171DA9" w14:textId="77777777" w:rsidR="00CD120A" w:rsidRDefault="00CD120A" w:rsidP="00BB5C5B">
      <w:pPr>
        <w:spacing w:after="0" w:line="276" w:lineRule="auto"/>
        <w:jc w:val="both"/>
        <w:rPr>
          <w:rFonts w:ascii="Arial" w:eastAsia="Times New Roman" w:hAnsi="Arial" w:cs="Arial"/>
        </w:rPr>
      </w:pPr>
    </w:p>
    <w:p w14:paraId="5E6AE38B" w14:textId="77777777" w:rsidR="00CD120A" w:rsidRDefault="00CD120A" w:rsidP="00BB5C5B">
      <w:pPr>
        <w:spacing w:after="0" w:line="276" w:lineRule="auto"/>
        <w:jc w:val="both"/>
        <w:rPr>
          <w:rFonts w:ascii="Arial" w:eastAsia="Times New Roman" w:hAnsi="Arial" w:cs="Arial"/>
        </w:rPr>
      </w:pPr>
    </w:p>
    <w:p w14:paraId="6F6B01ED" w14:textId="77777777" w:rsidR="00CD120A" w:rsidRDefault="00CD120A" w:rsidP="00BB5C5B">
      <w:pPr>
        <w:spacing w:after="0" w:line="276" w:lineRule="auto"/>
        <w:jc w:val="both"/>
        <w:rPr>
          <w:rFonts w:ascii="Arial" w:eastAsia="Times New Roman" w:hAnsi="Arial" w:cs="Arial"/>
        </w:rPr>
      </w:pPr>
    </w:p>
    <w:p w14:paraId="213595B4" w14:textId="77777777" w:rsidR="00CD120A" w:rsidRDefault="00CD120A" w:rsidP="00BB5C5B">
      <w:pPr>
        <w:spacing w:after="0" w:line="276" w:lineRule="auto"/>
        <w:jc w:val="both"/>
        <w:rPr>
          <w:rFonts w:ascii="Arial" w:eastAsia="Times New Roman" w:hAnsi="Arial" w:cs="Arial"/>
        </w:rPr>
      </w:pPr>
    </w:p>
    <w:p w14:paraId="49722C77" w14:textId="77777777" w:rsidR="00CD120A" w:rsidRDefault="00CD120A" w:rsidP="00BB5C5B">
      <w:pPr>
        <w:spacing w:after="0" w:line="276" w:lineRule="auto"/>
        <w:jc w:val="both"/>
        <w:rPr>
          <w:rFonts w:ascii="Arial" w:eastAsia="Times New Roman" w:hAnsi="Arial" w:cs="Arial"/>
        </w:rPr>
      </w:pPr>
    </w:p>
    <w:p w14:paraId="4B88DEB4" w14:textId="77777777" w:rsidR="00CD120A" w:rsidRDefault="00CD120A" w:rsidP="00BB5C5B">
      <w:pPr>
        <w:spacing w:after="0" w:line="276" w:lineRule="auto"/>
        <w:jc w:val="both"/>
        <w:rPr>
          <w:rFonts w:ascii="Arial" w:eastAsia="Times New Roman" w:hAnsi="Arial" w:cs="Arial"/>
        </w:rPr>
      </w:pPr>
    </w:p>
    <w:p w14:paraId="780E043F" w14:textId="77777777" w:rsidR="00CD120A" w:rsidRDefault="00CD120A" w:rsidP="00BB5C5B">
      <w:pPr>
        <w:spacing w:after="0" w:line="276" w:lineRule="auto"/>
        <w:jc w:val="both"/>
        <w:rPr>
          <w:rFonts w:ascii="Arial" w:eastAsia="Times New Roman" w:hAnsi="Arial" w:cs="Arial"/>
        </w:rPr>
      </w:pPr>
    </w:p>
    <w:p w14:paraId="2E6F3DD1" w14:textId="77777777" w:rsidR="00E46E27" w:rsidRDefault="00E46E27" w:rsidP="00F662C4">
      <w:pPr>
        <w:pStyle w:val="Titre2"/>
        <w:sectPr w:rsidR="00E46E27" w:rsidSect="00ED2C3A">
          <w:pgSz w:w="16838" w:h="11906" w:orient="landscape"/>
          <w:pgMar w:top="1417" w:right="1417" w:bottom="1417" w:left="1417" w:header="708" w:footer="708" w:gutter="0"/>
          <w:cols w:space="708"/>
          <w:titlePg/>
          <w:docGrid w:linePitch="360"/>
        </w:sectPr>
      </w:pPr>
    </w:p>
    <w:p w14:paraId="5963D8B5" w14:textId="05D6FA33" w:rsidR="00775588" w:rsidRPr="00DD41A1" w:rsidRDefault="00775588" w:rsidP="00DD41A1">
      <w:pPr>
        <w:pStyle w:val="Titre2"/>
      </w:pPr>
      <w:bookmarkStart w:id="76" w:name="_Toc219216657"/>
      <w:r w:rsidRPr="00DD41A1">
        <w:lastRenderedPageBreak/>
        <w:t>Processus de suivi, évaluation et perspectives</w:t>
      </w:r>
      <w:bookmarkEnd w:id="76"/>
    </w:p>
    <w:p w14:paraId="4B5A2E4F" w14:textId="6BC10D02" w:rsidR="00BB5C5B" w:rsidRDefault="0061210D" w:rsidP="00FD654B">
      <w:pPr>
        <w:spacing w:line="276" w:lineRule="auto"/>
        <w:jc w:val="both"/>
        <w:rPr>
          <w:rFonts w:ascii="Montserrat" w:eastAsia="Times New Roman" w:hAnsi="Montserrat" w:cs="Arial"/>
        </w:rPr>
      </w:pPr>
      <w:r w:rsidRPr="00DD41A1">
        <w:rPr>
          <w:rFonts w:ascii="Montserrat" w:eastAsia="Times New Roman" w:hAnsi="Montserrat" w:cs="Arial"/>
        </w:rPr>
        <w:t xml:space="preserve">Le PSIE a prévu un dispositif opérationnel de suivi-évaluation de la mise en œuvre du programme. </w:t>
      </w:r>
      <w:r w:rsidR="005247B8" w:rsidRPr="00DD41A1">
        <w:rPr>
          <w:rFonts w:ascii="Montserrat" w:eastAsia="Times New Roman" w:hAnsi="Montserrat" w:cs="Arial"/>
        </w:rPr>
        <w:t xml:space="preserve">Ce dispositif a défini des </w:t>
      </w:r>
      <w:commentRangeStart w:id="77"/>
      <w:r w:rsidR="005247B8" w:rsidRPr="00DD41A1">
        <w:rPr>
          <w:rFonts w:ascii="Montserrat" w:eastAsia="Times New Roman" w:hAnsi="Montserrat" w:cs="Arial"/>
        </w:rPr>
        <w:t>indicateurs de r</w:t>
      </w:r>
      <w:commentRangeEnd w:id="77"/>
      <w:r w:rsidR="007176ED">
        <w:rPr>
          <w:rStyle w:val="Marquedecommentaire"/>
        </w:rPr>
        <w:commentReference w:id="77"/>
      </w:r>
      <w:r w:rsidR="005247B8" w:rsidRPr="00DD41A1">
        <w:rPr>
          <w:rFonts w:ascii="Montserrat" w:eastAsia="Times New Roman" w:hAnsi="Montserrat" w:cs="Arial"/>
        </w:rPr>
        <w:t>ésultats à suivre ainsi que des évaluations intermédiaires et finale à réaliser durant la</w:t>
      </w:r>
      <w:r w:rsidR="00B14C6F" w:rsidRPr="00DD41A1">
        <w:rPr>
          <w:rFonts w:ascii="Montserrat" w:eastAsia="Times New Roman" w:hAnsi="Montserrat" w:cs="Arial"/>
        </w:rPr>
        <w:t xml:space="preserve"> </w:t>
      </w:r>
      <w:ins w:id="78" w:author="Microsoft Word" w:date="2026-01-11T15:54:00Z" w16du:dateUtc="2026-01-11T14:54:00Z">
        <w:r w:rsidR="00B14C6F" w:rsidRPr="00DD41A1">
          <w:rPr>
            <w:rFonts w:ascii="Montserrat" w:eastAsia="Times New Roman" w:hAnsi="Montserrat" w:cs="Arial"/>
          </w:rPr>
          <w:t>mise en œuvre du programme.</w:t>
        </w:r>
      </w:ins>
    </w:p>
    <w:p w14:paraId="184F4DCB" w14:textId="09B22200" w:rsidR="00230B2D" w:rsidRPr="00DD41A1" w:rsidRDefault="00230B2D" w:rsidP="00DD41A1">
      <w:pPr>
        <w:spacing w:after="0" w:line="276" w:lineRule="auto"/>
        <w:jc w:val="both"/>
        <w:rPr>
          <w:rFonts w:ascii="Montserrat" w:eastAsia="Times New Roman" w:hAnsi="Montserrat" w:cs="Arial"/>
        </w:rPr>
      </w:pPr>
      <w:r>
        <w:rPr>
          <w:rFonts w:ascii="Montserrat" w:eastAsia="Times New Roman" w:hAnsi="Montserrat" w:cs="Arial"/>
        </w:rPr>
        <w:t>Les résultats des évaluations à mi-parcours servent à améliorer la mise en œuvre du programme pour plus de changements à termes.</w:t>
      </w:r>
      <w:r w:rsidR="007E5CA4">
        <w:rPr>
          <w:rFonts w:ascii="Montserrat" w:eastAsia="Times New Roman" w:hAnsi="Montserrat" w:cs="Arial"/>
        </w:rPr>
        <w:t xml:space="preserve"> Mais, il convient de noter qu’aucune des évaluations à mi-parcours n’a été réalisée.</w:t>
      </w:r>
      <w:r w:rsidR="00FB4201">
        <w:rPr>
          <w:rFonts w:ascii="Montserrat" w:eastAsia="Times New Roman" w:hAnsi="Montserrat" w:cs="Arial"/>
        </w:rPr>
        <w:t xml:space="preserve"> Cette insuffisance devrait être rattrapé lors de la mise en œuvre du prochain PSIE afin de rendre les interventions plus efficaces.</w:t>
      </w:r>
    </w:p>
    <w:p w14:paraId="14C9CB72" w14:textId="15607730" w:rsidR="009219E5" w:rsidRPr="003158F5" w:rsidRDefault="009219E5" w:rsidP="00605278">
      <w:pPr>
        <w:spacing w:before="120" w:after="0" w:line="276" w:lineRule="auto"/>
        <w:jc w:val="both"/>
        <w:rPr>
          <w:rFonts w:ascii="Arial" w:eastAsia="Times New Roman" w:hAnsi="Arial" w:cs="Arial"/>
        </w:rPr>
      </w:pPr>
    </w:p>
    <w:p w14:paraId="497F1B22" w14:textId="1C9F4B1A" w:rsidR="0039191F" w:rsidRPr="00695D33" w:rsidRDefault="00D53696" w:rsidP="000C366F">
      <w:pPr>
        <w:pStyle w:val="Titre1"/>
      </w:pPr>
      <w:bookmarkStart w:id="79" w:name="_Toc206432740"/>
      <w:bookmarkStart w:id="80" w:name="_Toc219216658"/>
      <w:r w:rsidRPr="00695D33">
        <w:t xml:space="preserve">DEMARCHE </w:t>
      </w:r>
      <w:r w:rsidR="00E90706" w:rsidRPr="00695D33">
        <w:t>METHODOLOGI</w:t>
      </w:r>
      <w:bookmarkEnd w:id="79"/>
      <w:r w:rsidR="00E90706" w:rsidRPr="00695D33">
        <w:t>QUE D</w:t>
      </w:r>
      <w:r w:rsidR="00E576FC" w:rsidRPr="00695D33">
        <w:t>E COLLECTE ET D’ANALYSE DES DONNEES</w:t>
      </w:r>
      <w:bookmarkEnd w:id="80"/>
    </w:p>
    <w:p w14:paraId="5A5482E9" w14:textId="459AB62E" w:rsidR="008C70B5" w:rsidRPr="00695D33" w:rsidRDefault="008C70B5" w:rsidP="00F662C4">
      <w:pPr>
        <w:pStyle w:val="Titre2"/>
      </w:pPr>
      <w:bookmarkStart w:id="81" w:name="_Toc219216659"/>
      <w:commentRangeStart w:id="82"/>
      <w:r w:rsidRPr="00695D33">
        <w:t>Collecte et traitement de données</w:t>
      </w:r>
      <w:commentRangeEnd w:id="82"/>
      <w:r w:rsidR="00754656">
        <w:rPr>
          <w:rStyle w:val="Marquedecommentaire"/>
          <w:rFonts w:asciiTheme="minorHAnsi" w:eastAsiaTheme="minorEastAsia" w:hAnsiTheme="minorHAnsi" w:cstheme="minorBidi"/>
          <w:b w:val="0"/>
          <w:bCs w:val="0"/>
        </w:rPr>
        <w:commentReference w:id="82"/>
      </w:r>
      <w:bookmarkEnd w:id="81"/>
    </w:p>
    <w:p w14:paraId="236E37E7" w14:textId="56D5E69C" w:rsidR="00D97B1A" w:rsidRPr="00695D33" w:rsidRDefault="00D97B1A" w:rsidP="00695D33">
      <w:pPr>
        <w:spacing w:before="120" w:after="0" w:line="276" w:lineRule="auto"/>
        <w:jc w:val="both"/>
        <w:rPr>
          <w:rFonts w:ascii="Montserrat" w:eastAsia="Times New Roman" w:hAnsi="Montserrat" w:cs="Arial"/>
        </w:rPr>
      </w:pPr>
      <w:r w:rsidRPr="00695D33">
        <w:rPr>
          <w:rFonts w:ascii="Montserrat" w:eastAsia="Times New Roman" w:hAnsi="Montserrat" w:cs="Arial"/>
        </w:rPr>
        <w:t>Sur la base du référentiel validé, l’équipe d</w:t>
      </w:r>
      <w:r w:rsidR="00CA6CBD">
        <w:rPr>
          <w:rFonts w:ascii="Montserrat" w:eastAsia="Times New Roman" w:hAnsi="Montserrat" w:cs="Arial"/>
        </w:rPr>
        <w:t xml:space="preserve">’évaluation </w:t>
      </w:r>
      <w:r w:rsidRPr="00695D33">
        <w:rPr>
          <w:rFonts w:ascii="Montserrat" w:eastAsia="Times New Roman" w:hAnsi="Montserrat" w:cs="Arial"/>
        </w:rPr>
        <w:t xml:space="preserve">procédera à la collecte des données en adoptant une approche mixte. En effet, il s’agira de faire </w:t>
      </w:r>
      <w:r w:rsidRPr="007123C7">
        <w:rPr>
          <w:rFonts w:ascii="Montserrat" w:eastAsia="Times New Roman" w:hAnsi="Montserrat" w:cs="Arial"/>
          <w:b/>
          <w:bCs/>
        </w:rPr>
        <w:t xml:space="preserve">une revue documentaire, une enquête quantitative auprès des bénéficiaires et </w:t>
      </w:r>
      <w:r w:rsidRPr="00911A15">
        <w:rPr>
          <w:rFonts w:ascii="Montserrat" w:eastAsia="Times New Roman" w:hAnsi="Montserrat" w:cs="Arial"/>
          <w:b/>
          <w:bCs/>
          <w:color w:val="000000" w:themeColor="text1"/>
        </w:rPr>
        <w:t>acteurs</w:t>
      </w:r>
      <w:r w:rsidRPr="007123C7">
        <w:rPr>
          <w:rFonts w:ascii="Montserrat" w:eastAsia="Times New Roman" w:hAnsi="Montserrat" w:cs="Arial"/>
          <w:b/>
          <w:bCs/>
        </w:rPr>
        <w:t>, des entretiens individuels et des focus groups avec des acteurs clés.</w:t>
      </w:r>
      <w:r w:rsidRPr="00695D33">
        <w:rPr>
          <w:rFonts w:ascii="Montserrat" w:eastAsia="Times New Roman" w:hAnsi="Montserrat" w:cs="Arial"/>
        </w:rPr>
        <w:t xml:space="preserve"> La collecte de données proprement dite mobilisera tous les acteurs concernés (administratifs</w:t>
      </w:r>
      <w:r w:rsidR="00E25B2F">
        <w:rPr>
          <w:rFonts w:ascii="Montserrat" w:eastAsia="Times New Roman" w:hAnsi="Montserrat" w:cs="Arial"/>
        </w:rPr>
        <w:t xml:space="preserve"> du PSIE</w:t>
      </w:r>
      <w:r w:rsidRPr="00695D33">
        <w:rPr>
          <w:rFonts w:ascii="Montserrat" w:eastAsia="Times New Roman" w:hAnsi="Montserrat" w:cs="Arial"/>
        </w:rPr>
        <w:t xml:space="preserve">, </w:t>
      </w:r>
      <w:r w:rsidR="00E25B2F">
        <w:rPr>
          <w:rFonts w:ascii="Montserrat" w:eastAsia="Times New Roman" w:hAnsi="Montserrat" w:cs="Arial"/>
        </w:rPr>
        <w:t>les entreprises, les allocataires, les membres du comité de pilotage, etc.</w:t>
      </w:r>
      <w:r w:rsidRPr="00695D33">
        <w:rPr>
          <w:rFonts w:ascii="Montserrat" w:eastAsia="Times New Roman" w:hAnsi="Montserrat" w:cs="Arial"/>
        </w:rPr>
        <w:t xml:space="preserve">) afin de garantir </w:t>
      </w:r>
      <w:r w:rsidR="00C10BCA">
        <w:rPr>
          <w:rFonts w:ascii="Montserrat" w:eastAsia="Times New Roman" w:hAnsi="Montserrat" w:cs="Arial"/>
        </w:rPr>
        <w:t xml:space="preserve">la complétude des informations nécessaires à l’analyse des </w:t>
      </w:r>
      <w:r w:rsidR="000D0C15">
        <w:rPr>
          <w:rFonts w:ascii="Montserrat" w:eastAsia="Times New Roman" w:hAnsi="Montserrat" w:cs="Arial"/>
        </w:rPr>
        <w:t>indicateurs</w:t>
      </w:r>
      <w:r w:rsidRPr="00695D33">
        <w:rPr>
          <w:rFonts w:ascii="Montserrat" w:eastAsia="Times New Roman" w:hAnsi="Montserrat" w:cs="Arial"/>
        </w:rPr>
        <w:t>.</w:t>
      </w:r>
    </w:p>
    <w:p w14:paraId="5663504A" w14:textId="77777777" w:rsidR="00D97B1A" w:rsidRPr="00695D33" w:rsidRDefault="00D97B1A" w:rsidP="00E15A06">
      <w:pPr>
        <w:spacing w:before="120" w:after="0" w:line="276" w:lineRule="auto"/>
        <w:jc w:val="both"/>
        <w:rPr>
          <w:rFonts w:ascii="Montserrat" w:eastAsia="Times New Roman" w:hAnsi="Montserrat" w:cs="Arial"/>
        </w:rPr>
      </w:pPr>
      <w:r w:rsidRPr="00695D33">
        <w:rPr>
          <w:rFonts w:ascii="Montserrat" w:eastAsia="Times New Roman" w:hAnsi="Montserrat" w:cs="Arial"/>
        </w:rPr>
        <w:t>Les outils de collecte à utiliser dans ce cadre sont : i) fiches d’analyse de la documentation ; ii) fiches d’enquête ; iii) les guides d’entretien et iv</w:t>
      </w:r>
      <w:commentRangeStart w:id="83"/>
      <w:r w:rsidRPr="00695D33">
        <w:rPr>
          <w:rFonts w:ascii="Montserrat" w:eastAsia="Times New Roman" w:hAnsi="Montserrat" w:cs="Arial"/>
        </w:rPr>
        <w:t xml:space="preserve">) le guide d’animation des groupes de discussion. </w:t>
      </w:r>
      <w:commentRangeEnd w:id="83"/>
      <w:r w:rsidR="00727A69">
        <w:rPr>
          <w:rStyle w:val="Marquedecommentaire"/>
        </w:rPr>
        <w:commentReference w:id="83"/>
      </w:r>
    </w:p>
    <w:p w14:paraId="467EAD36" w14:textId="0FF4FADC" w:rsidR="00565195" w:rsidRDefault="00D97B1A" w:rsidP="00565195">
      <w:pPr>
        <w:spacing w:before="120" w:after="0" w:line="276" w:lineRule="auto"/>
        <w:jc w:val="both"/>
        <w:rPr>
          <w:rFonts w:ascii="Montserrat" w:eastAsia="Times New Roman" w:hAnsi="Montserrat" w:cs="Arial"/>
        </w:rPr>
      </w:pPr>
      <w:r w:rsidRPr="00695D33">
        <w:rPr>
          <w:rFonts w:ascii="Montserrat" w:eastAsia="Times New Roman" w:hAnsi="Montserrat" w:cs="Arial"/>
        </w:rPr>
        <w:t xml:space="preserve">Les données quantitatives seront collectées auprès </w:t>
      </w:r>
      <w:r w:rsidR="004A3F59">
        <w:rPr>
          <w:rFonts w:ascii="Montserrat" w:eastAsia="Times New Roman" w:hAnsi="Montserrat" w:cs="Arial"/>
        </w:rPr>
        <w:t>d</w:t>
      </w:r>
      <w:r w:rsidR="00095EC2">
        <w:rPr>
          <w:rFonts w:ascii="Montserrat" w:eastAsia="Times New Roman" w:hAnsi="Montserrat" w:cs="Arial"/>
        </w:rPr>
        <w:t>es allocataires</w:t>
      </w:r>
      <w:r w:rsidR="0097678D">
        <w:rPr>
          <w:rFonts w:ascii="Montserrat" w:eastAsia="Times New Roman" w:hAnsi="Montserrat" w:cs="Arial"/>
        </w:rPr>
        <w:t>/non allocataires</w:t>
      </w:r>
      <w:r w:rsidR="00095EC2">
        <w:rPr>
          <w:rFonts w:ascii="Montserrat" w:eastAsia="Times New Roman" w:hAnsi="Montserrat" w:cs="Arial"/>
        </w:rPr>
        <w:t xml:space="preserve"> et les entreprises bénéficiaires</w:t>
      </w:r>
      <w:r w:rsidR="00A97695">
        <w:rPr>
          <w:rFonts w:ascii="Montserrat" w:eastAsia="Times New Roman" w:hAnsi="Montserrat" w:cs="Arial"/>
        </w:rPr>
        <w:t xml:space="preserve"> / non bénéficiaires</w:t>
      </w:r>
      <w:r w:rsidR="00095EC2">
        <w:rPr>
          <w:rFonts w:ascii="Montserrat" w:eastAsia="Times New Roman" w:hAnsi="Montserrat" w:cs="Arial"/>
        </w:rPr>
        <w:t xml:space="preserve">. </w:t>
      </w:r>
    </w:p>
    <w:p w14:paraId="219E2696" w14:textId="352E81E6" w:rsidR="00D97B1A" w:rsidRPr="00695D33" w:rsidRDefault="00D97B1A" w:rsidP="00E15A06">
      <w:pPr>
        <w:spacing w:after="0" w:line="276" w:lineRule="auto"/>
        <w:jc w:val="both"/>
        <w:rPr>
          <w:rFonts w:ascii="Montserrat" w:eastAsia="Times New Roman" w:hAnsi="Montserrat" w:cs="Arial"/>
        </w:rPr>
      </w:pPr>
      <w:r w:rsidRPr="00695D33">
        <w:rPr>
          <w:rFonts w:ascii="Montserrat" w:eastAsia="Times New Roman" w:hAnsi="Montserrat" w:cs="Arial"/>
        </w:rPr>
        <w:t>Quant aux données qualitatives, elles seront collectées par le biais des</w:t>
      </w:r>
      <w:r w:rsidR="00383903">
        <w:rPr>
          <w:rFonts w:ascii="Montserrat" w:eastAsia="Times New Roman" w:hAnsi="Montserrat" w:cs="Arial"/>
        </w:rPr>
        <w:t xml:space="preserve"> entretiens individuels et des</w:t>
      </w:r>
      <w:r w:rsidRPr="00695D33">
        <w:rPr>
          <w:rFonts w:ascii="Montserrat" w:eastAsia="Times New Roman" w:hAnsi="Montserrat" w:cs="Arial"/>
        </w:rPr>
        <w:t xml:space="preserve"> groupes de discussion. Plusieurs groupes de discussion seront organisées : 1) </w:t>
      </w:r>
      <w:r w:rsidR="00383903">
        <w:rPr>
          <w:rFonts w:ascii="Montserrat" w:eastAsia="Times New Roman" w:hAnsi="Montserrat" w:cs="Arial"/>
        </w:rPr>
        <w:t>les administratifs du PSIE</w:t>
      </w:r>
      <w:r w:rsidRPr="00695D33">
        <w:rPr>
          <w:rFonts w:ascii="Montserrat" w:eastAsia="Times New Roman" w:hAnsi="Montserrat" w:cs="Arial"/>
        </w:rPr>
        <w:t xml:space="preserve"> 2) </w:t>
      </w:r>
      <w:r w:rsidR="00F76065">
        <w:rPr>
          <w:rFonts w:ascii="Montserrat" w:eastAsia="Times New Roman" w:hAnsi="Montserrat" w:cs="Arial"/>
        </w:rPr>
        <w:t>les membres du comité de pilotage</w:t>
      </w:r>
      <w:r w:rsidRPr="00695D33">
        <w:rPr>
          <w:rFonts w:ascii="Montserrat" w:eastAsia="Times New Roman" w:hAnsi="Montserrat" w:cs="Arial"/>
        </w:rPr>
        <w:t xml:space="preserve"> </w:t>
      </w:r>
      <w:r w:rsidR="004F2342">
        <w:rPr>
          <w:rFonts w:ascii="Montserrat" w:eastAsia="Times New Roman" w:hAnsi="Montserrat" w:cs="Arial"/>
        </w:rPr>
        <w:t xml:space="preserve">3) </w:t>
      </w:r>
      <w:r w:rsidR="00CF323A" w:rsidRPr="00CF323A">
        <w:rPr>
          <w:rFonts w:ascii="Montserrat" w:eastAsia="Times New Roman" w:hAnsi="Montserrat" w:cs="Arial"/>
        </w:rPr>
        <w:t>Les acteurs de gestion de la déclaration des allocataires</w:t>
      </w:r>
      <w:r w:rsidRPr="00695D33">
        <w:rPr>
          <w:rFonts w:ascii="Montserrat" w:eastAsia="Times New Roman" w:hAnsi="Montserrat" w:cs="Arial"/>
        </w:rPr>
        <w:t xml:space="preserve">. La liste des participants à interviewer sera approuvée par le commanditaire. </w:t>
      </w:r>
    </w:p>
    <w:p w14:paraId="07C085C1" w14:textId="77777777" w:rsidR="008C70B5" w:rsidRDefault="008C70B5" w:rsidP="004A6F44">
      <w:pPr>
        <w:spacing w:after="0"/>
      </w:pPr>
    </w:p>
    <w:p w14:paraId="0FAA23BB" w14:textId="0DDFE3AE" w:rsidR="0064627A" w:rsidRPr="00662827" w:rsidRDefault="0064627A" w:rsidP="00F35EB1">
      <w:pPr>
        <w:pStyle w:val="Titre3"/>
        <w:spacing w:before="0"/>
      </w:pPr>
      <w:bookmarkStart w:id="84" w:name="_Toc218586978"/>
      <w:bookmarkStart w:id="85" w:name="_Toc219216660"/>
      <w:r w:rsidRPr="00662827">
        <w:t>Échantillonnage</w:t>
      </w:r>
      <w:bookmarkEnd w:id="84"/>
      <w:bookmarkEnd w:id="85"/>
    </w:p>
    <w:p w14:paraId="0D29798E" w14:textId="44991DAB" w:rsidR="0064627A" w:rsidRDefault="00D02CC3" w:rsidP="0064627A">
      <w:pPr>
        <w:spacing w:line="276" w:lineRule="auto"/>
        <w:jc w:val="both"/>
        <w:rPr>
          <w:rFonts w:ascii="Montserrat" w:hAnsi="Montserrat"/>
          <w:lang w:eastAsia="fr-FR"/>
        </w:rPr>
      </w:pPr>
      <w:r w:rsidRPr="00D02CC3">
        <w:rPr>
          <w:rFonts w:ascii="Montserrat" w:hAnsi="Montserrat"/>
          <w:lang w:eastAsia="fr-FR"/>
        </w:rPr>
        <w:t xml:space="preserve">L’échantillonnage des individus à enquêter dans le cadre </w:t>
      </w:r>
      <w:r w:rsidR="00762112">
        <w:rPr>
          <w:rFonts w:ascii="Montserrat" w:hAnsi="Montserrat"/>
          <w:lang w:eastAsia="fr-FR"/>
        </w:rPr>
        <w:t xml:space="preserve">de cette </w:t>
      </w:r>
      <w:r w:rsidR="0064627A" w:rsidRPr="0064627A">
        <w:rPr>
          <w:rFonts w:ascii="Montserrat" w:hAnsi="Montserrat"/>
          <w:lang w:eastAsia="fr-FR"/>
        </w:rPr>
        <w:t>évaluation finale reposera sur une méthode d’échantillonnage aléatoire stratifié, afin de garantir que l'échantillon soit représentatif des différentes catégories démographiques et géographiques. L’objectif est de comparer les bénéficiaires du programme avec un groupe contrôle constituer de jeunes qui n'ont pas bénéficié du programme. Cette approche permettra de mesurer les changements réels attribuables au PSIE en comparant les effets de l’insertion professionnelle chez les jeunes bénéficiaires avec ceux du groupe témoin.</w:t>
      </w:r>
    </w:p>
    <w:p w14:paraId="45E80782" w14:textId="77777777" w:rsidR="00410D19" w:rsidRPr="0064627A" w:rsidRDefault="00410D19" w:rsidP="00410D19">
      <w:pPr>
        <w:spacing w:after="0" w:line="276" w:lineRule="auto"/>
        <w:jc w:val="both"/>
        <w:rPr>
          <w:rFonts w:ascii="Montserrat" w:hAnsi="Montserrat"/>
          <w:lang w:eastAsia="fr-FR"/>
        </w:rPr>
      </w:pPr>
    </w:p>
    <w:p w14:paraId="0B28EE0B" w14:textId="77777777" w:rsidR="0064627A" w:rsidRPr="0064627A" w:rsidRDefault="0064627A" w:rsidP="00410D19">
      <w:pPr>
        <w:pStyle w:val="Titre3"/>
        <w:spacing w:before="0"/>
      </w:pPr>
      <w:bookmarkStart w:id="86" w:name="_Toc218586979"/>
      <w:bookmarkStart w:id="87" w:name="_Toc219216661"/>
      <w:r w:rsidRPr="0064627A">
        <w:t>Unités statistiques</w:t>
      </w:r>
      <w:bookmarkEnd w:id="86"/>
      <w:bookmarkEnd w:id="87"/>
    </w:p>
    <w:p w14:paraId="3C40CAFA" w14:textId="03A14E71"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Les unités statistiques pour l’évaluation seront les jeunes allocataires et non allocataires ainsi que les entreprises en quête de main d’œuvres qualifiées qui ont été inscrits et éligibles. Cela inclut les jeunes ayant été mis en emploi ou non dans le cadre du programme et les entreprises </w:t>
      </w:r>
      <w:r w:rsidR="00110611">
        <w:rPr>
          <w:rFonts w:ascii="Montserrat" w:hAnsi="Montserrat"/>
          <w:lang w:eastAsia="fr-FR"/>
        </w:rPr>
        <w:t>bénéficiaires</w:t>
      </w:r>
      <w:r w:rsidRPr="0064627A">
        <w:rPr>
          <w:rFonts w:ascii="Montserrat" w:hAnsi="Montserrat"/>
          <w:lang w:eastAsia="fr-FR"/>
        </w:rPr>
        <w:t>.</w:t>
      </w:r>
    </w:p>
    <w:p w14:paraId="1CB7AE64" w14:textId="5F2388A3"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Les unités d'observation seront donc les </w:t>
      </w:r>
      <w:r w:rsidR="0098501D">
        <w:rPr>
          <w:rFonts w:ascii="Montserrat" w:hAnsi="Montserrat"/>
          <w:lang w:eastAsia="fr-FR"/>
        </w:rPr>
        <w:t>demandeurs d’emploi</w:t>
      </w:r>
      <w:r w:rsidR="00F139FD">
        <w:rPr>
          <w:rFonts w:ascii="Montserrat" w:hAnsi="Montserrat"/>
          <w:lang w:eastAsia="fr-FR"/>
        </w:rPr>
        <w:t xml:space="preserve"> (bénéficiaires et non bénéficiaires du PSIE)</w:t>
      </w:r>
      <w:r w:rsidR="0098501D">
        <w:rPr>
          <w:rFonts w:ascii="Montserrat" w:hAnsi="Montserrat"/>
          <w:lang w:eastAsia="fr-FR"/>
        </w:rPr>
        <w:t>, les cherch</w:t>
      </w:r>
      <w:r w:rsidR="008C5ADA">
        <w:rPr>
          <w:rFonts w:ascii="Montserrat" w:hAnsi="Montserrat"/>
          <w:lang w:eastAsia="fr-FR"/>
        </w:rPr>
        <w:t>eurs d’emploi et les entreprises bénéficiaires du PSIE.</w:t>
      </w:r>
    </w:p>
    <w:p w14:paraId="4DA9F670" w14:textId="77777777" w:rsidR="0064627A" w:rsidRPr="0064627A" w:rsidRDefault="0064627A" w:rsidP="00944601">
      <w:pPr>
        <w:pStyle w:val="Titre3"/>
        <w:rPr>
          <w:lang w:eastAsia="fr-FR"/>
        </w:rPr>
      </w:pPr>
      <w:bookmarkStart w:id="88" w:name="_Toc218586980"/>
      <w:bookmarkStart w:id="89" w:name="_Toc219216662"/>
      <w:r w:rsidRPr="0064627A">
        <w:rPr>
          <w:lang w:eastAsia="fr-FR"/>
        </w:rPr>
        <w:t>Critères de stratification</w:t>
      </w:r>
      <w:bookmarkEnd w:id="88"/>
      <w:bookmarkEnd w:id="89"/>
    </w:p>
    <w:p w14:paraId="0C6004CD" w14:textId="2981556B"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La stratification de l’échantillon se fera selon les critères </w:t>
      </w:r>
      <w:r w:rsidR="00411490">
        <w:rPr>
          <w:rFonts w:ascii="Montserrat" w:hAnsi="Montserrat"/>
          <w:lang w:eastAsia="fr-FR"/>
        </w:rPr>
        <w:t>ci-dessous</w:t>
      </w:r>
      <w:r w:rsidRPr="0064627A">
        <w:rPr>
          <w:rFonts w:ascii="Montserrat" w:hAnsi="Montserrat"/>
          <w:lang w:eastAsia="fr-FR"/>
        </w:rPr>
        <w:t xml:space="preserve">, afin de garantir que les groupes comparés soient homogènes sur des variables clés susceptibles d’affecter l’employabilité des jeunes : </w:t>
      </w:r>
    </w:p>
    <w:p w14:paraId="5AA4E558" w14:textId="589C0A6C" w:rsidR="0064627A" w:rsidRPr="0064627A" w:rsidRDefault="0064627A" w:rsidP="0064627A">
      <w:pPr>
        <w:numPr>
          <w:ilvl w:val="0"/>
          <w:numId w:val="20"/>
        </w:numPr>
        <w:spacing w:line="276" w:lineRule="auto"/>
        <w:jc w:val="both"/>
        <w:rPr>
          <w:rFonts w:ascii="Montserrat" w:hAnsi="Montserrat"/>
          <w:lang w:eastAsia="fr-FR"/>
        </w:rPr>
      </w:pPr>
      <w:r w:rsidRPr="0064627A">
        <w:rPr>
          <w:rFonts w:ascii="Montserrat" w:hAnsi="Montserrat"/>
          <w:b/>
          <w:bCs/>
          <w:lang w:eastAsia="fr-FR"/>
        </w:rPr>
        <w:t>Situation géographique</w:t>
      </w:r>
      <w:r w:rsidRPr="0064627A">
        <w:rPr>
          <w:rFonts w:ascii="Montserrat" w:hAnsi="Montserrat"/>
          <w:lang w:eastAsia="fr-FR"/>
        </w:rPr>
        <w:t xml:space="preserve"> : La répartition des jeunes bénéficiaires et non-bénéficiaires dans différentes régions du Bénin, en particulier dans les départements de </w:t>
      </w:r>
      <w:r w:rsidRPr="0064627A">
        <w:rPr>
          <w:rFonts w:ascii="Montserrat" w:hAnsi="Montserrat"/>
          <w:b/>
          <w:bCs/>
          <w:lang w:eastAsia="fr-FR"/>
        </w:rPr>
        <w:t>l’Atlantique, le Borgou, les collines, le Littoral et l’Ouémé</w:t>
      </w:r>
      <w:r w:rsidRPr="0064627A">
        <w:rPr>
          <w:rFonts w:ascii="Montserrat" w:hAnsi="Montserrat"/>
          <w:lang w:eastAsia="fr-FR"/>
        </w:rPr>
        <w:t>.</w:t>
      </w:r>
    </w:p>
    <w:p w14:paraId="02FF35A4" w14:textId="2AE79BFE" w:rsidR="0064627A" w:rsidRPr="0064627A" w:rsidRDefault="0064627A" w:rsidP="0064627A">
      <w:pPr>
        <w:numPr>
          <w:ilvl w:val="0"/>
          <w:numId w:val="20"/>
        </w:numPr>
        <w:spacing w:line="276" w:lineRule="auto"/>
        <w:jc w:val="both"/>
        <w:rPr>
          <w:rFonts w:ascii="Montserrat" w:hAnsi="Montserrat"/>
          <w:lang w:eastAsia="fr-FR"/>
        </w:rPr>
      </w:pPr>
      <w:r w:rsidRPr="0064627A">
        <w:rPr>
          <w:rFonts w:ascii="Montserrat" w:hAnsi="Montserrat"/>
          <w:b/>
          <w:bCs/>
          <w:lang w:eastAsia="fr-FR"/>
        </w:rPr>
        <w:t>Niveau de qualification</w:t>
      </w:r>
      <w:r w:rsidRPr="0064627A">
        <w:rPr>
          <w:rFonts w:ascii="Montserrat" w:hAnsi="Montserrat"/>
          <w:lang w:eastAsia="fr-FR"/>
        </w:rPr>
        <w:t xml:space="preserve"> : Les jeunes seront stratifiés en fonction de leur niveau d’éducation ou de qualification, de manière à garantir que l’échantillon couvre les différentes catégories de diplômés à savoir les Bac+2, Bac+3, Bac+5 et etc. Les proportions retenues par niveau d’étude dans la sélection des bénéficiaires </w:t>
      </w:r>
      <w:r w:rsidR="00141638">
        <w:rPr>
          <w:rFonts w:ascii="Montserrat" w:hAnsi="Montserrat"/>
          <w:lang w:eastAsia="fr-FR"/>
        </w:rPr>
        <w:t xml:space="preserve">du PSIE </w:t>
      </w:r>
      <w:r w:rsidRPr="0064627A">
        <w:rPr>
          <w:rFonts w:ascii="Montserrat" w:hAnsi="Montserrat"/>
          <w:lang w:eastAsia="fr-FR"/>
        </w:rPr>
        <w:t>sont les suivantes :</w:t>
      </w:r>
    </w:p>
    <w:p w14:paraId="13B991CC" w14:textId="77777777" w:rsidR="0064627A" w:rsidRPr="0064627A" w:rsidRDefault="0064627A" w:rsidP="0064627A">
      <w:pPr>
        <w:pStyle w:val="Paragraphedeliste"/>
        <w:numPr>
          <w:ilvl w:val="0"/>
          <w:numId w:val="23"/>
        </w:numPr>
        <w:spacing w:line="276" w:lineRule="auto"/>
        <w:jc w:val="both"/>
        <w:rPr>
          <w:rFonts w:ascii="Montserrat" w:hAnsi="Montserrat"/>
          <w:lang w:val="en-029" w:eastAsia="fr-FR"/>
        </w:rPr>
      </w:pPr>
      <w:r w:rsidRPr="0064627A">
        <w:rPr>
          <w:rFonts w:ascii="Montserrat" w:hAnsi="Montserrat"/>
          <w:lang w:val="en-029" w:eastAsia="fr-FR"/>
        </w:rPr>
        <w:t>BAC pro 10 % ;</w:t>
      </w:r>
    </w:p>
    <w:p w14:paraId="511B01F2" w14:textId="77777777" w:rsidR="0064627A" w:rsidRPr="0064627A" w:rsidRDefault="0064627A" w:rsidP="0064627A">
      <w:pPr>
        <w:pStyle w:val="Paragraphedeliste"/>
        <w:numPr>
          <w:ilvl w:val="0"/>
          <w:numId w:val="23"/>
        </w:numPr>
        <w:spacing w:line="276" w:lineRule="auto"/>
        <w:jc w:val="both"/>
        <w:rPr>
          <w:rFonts w:ascii="Montserrat" w:hAnsi="Montserrat"/>
          <w:lang w:val="en-029" w:eastAsia="fr-FR"/>
        </w:rPr>
      </w:pPr>
      <w:r w:rsidRPr="0064627A">
        <w:rPr>
          <w:rFonts w:ascii="Montserrat" w:hAnsi="Montserrat"/>
          <w:lang w:val="en-029" w:eastAsia="fr-FR"/>
        </w:rPr>
        <w:t>BTS/DUT 30 % ;</w:t>
      </w:r>
    </w:p>
    <w:p w14:paraId="142692A9" w14:textId="77777777" w:rsidR="0064627A" w:rsidRPr="0064627A" w:rsidRDefault="0064627A" w:rsidP="0064627A">
      <w:pPr>
        <w:pStyle w:val="Paragraphedeliste"/>
        <w:numPr>
          <w:ilvl w:val="0"/>
          <w:numId w:val="23"/>
        </w:numPr>
        <w:spacing w:line="276" w:lineRule="auto"/>
        <w:jc w:val="both"/>
        <w:rPr>
          <w:rFonts w:ascii="Montserrat" w:hAnsi="Montserrat"/>
          <w:lang w:val="en-029" w:eastAsia="fr-FR"/>
        </w:rPr>
      </w:pPr>
      <w:r w:rsidRPr="0064627A">
        <w:rPr>
          <w:rFonts w:ascii="Montserrat" w:hAnsi="Montserrat"/>
          <w:lang w:val="en-029" w:eastAsia="fr-FR"/>
        </w:rPr>
        <w:t>BAC+3/4 40 % ;</w:t>
      </w:r>
    </w:p>
    <w:p w14:paraId="26D50688" w14:textId="77777777" w:rsidR="0064627A" w:rsidRPr="0064627A" w:rsidRDefault="0064627A" w:rsidP="00141638">
      <w:pPr>
        <w:pStyle w:val="Paragraphedeliste"/>
        <w:numPr>
          <w:ilvl w:val="0"/>
          <w:numId w:val="23"/>
        </w:numPr>
        <w:spacing w:after="0" w:line="276" w:lineRule="auto"/>
        <w:jc w:val="both"/>
        <w:rPr>
          <w:rFonts w:ascii="Montserrat" w:hAnsi="Montserrat"/>
          <w:lang w:val="en-029" w:eastAsia="fr-FR"/>
        </w:rPr>
      </w:pPr>
      <w:r w:rsidRPr="0064627A">
        <w:rPr>
          <w:rFonts w:ascii="Montserrat" w:hAnsi="Montserrat"/>
          <w:lang w:val="en-029" w:eastAsia="fr-FR"/>
        </w:rPr>
        <w:t>BAC+5 20 %.</w:t>
      </w:r>
    </w:p>
    <w:p w14:paraId="55685E88" w14:textId="77777777" w:rsidR="0064627A" w:rsidRPr="0064627A" w:rsidRDefault="0064627A" w:rsidP="0064627A">
      <w:pPr>
        <w:spacing w:after="0" w:line="276" w:lineRule="auto"/>
        <w:rPr>
          <w:rFonts w:ascii="Montserrat" w:hAnsi="Montserrat"/>
          <w:lang w:val="en-029" w:eastAsia="fr-FR"/>
        </w:rPr>
      </w:pPr>
    </w:p>
    <w:p w14:paraId="1FFF5A0E" w14:textId="77777777" w:rsidR="0064627A" w:rsidRPr="0064627A" w:rsidRDefault="0064627A" w:rsidP="00141638">
      <w:pPr>
        <w:pStyle w:val="Titre3"/>
        <w:spacing w:before="0"/>
        <w:rPr>
          <w:lang w:eastAsia="fr-FR"/>
        </w:rPr>
      </w:pPr>
      <w:bookmarkStart w:id="90" w:name="_Toc218586981"/>
      <w:bookmarkStart w:id="91" w:name="_Toc219216663"/>
      <w:r w:rsidRPr="0064627A">
        <w:rPr>
          <w:lang w:eastAsia="fr-FR"/>
        </w:rPr>
        <w:t>Taille de l’échantillon nécessaire pour la mesure des effets</w:t>
      </w:r>
      <w:bookmarkEnd w:id="90"/>
      <w:bookmarkEnd w:id="91"/>
    </w:p>
    <w:p w14:paraId="222E8BFA" w14:textId="77777777" w:rsidR="0064627A" w:rsidRPr="0064627A" w:rsidRDefault="0064627A" w:rsidP="0064627A">
      <w:pPr>
        <w:spacing w:before="100" w:beforeAutospacing="1" w:after="100" w:afterAutospacing="1" w:line="276" w:lineRule="auto"/>
        <w:jc w:val="both"/>
        <w:rPr>
          <w:rFonts w:ascii="Montserrat" w:eastAsia="DengXian" w:hAnsi="Montserrat" w:cs="Arial"/>
          <w:kern w:val="0"/>
          <w:lang w:eastAsia="fr-FR"/>
          <w14:ligatures w14:val="none"/>
        </w:rPr>
      </w:pPr>
      <w:r w:rsidRPr="0064627A">
        <w:rPr>
          <w:rFonts w:ascii="Montserrat" w:eastAsia="DengXian" w:hAnsi="Montserrat" w:cs="Arial"/>
          <w:kern w:val="0"/>
          <w:lang w:eastAsia="fr-FR"/>
          <w14:ligatures w14:val="none"/>
        </w:rPr>
        <w:t xml:space="preserve">La taille initiale de l’échantillon pour l’estimation </w:t>
      </w:r>
      <w:r w:rsidRPr="00AB1477">
        <w:rPr>
          <w:rFonts w:ascii="Montserrat" w:eastAsia="DengXian" w:hAnsi="Montserrat" w:cs="Arial"/>
          <w:kern w:val="0"/>
          <w:lang w:eastAsia="fr-FR"/>
          <w14:ligatures w14:val="none"/>
        </w:rPr>
        <w:t>d’une proportion k de la population</w:t>
      </w:r>
      <w:r w:rsidRPr="0064627A">
        <w:rPr>
          <w:rFonts w:ascii="Montserrat" w:eastAsia="DengXian" w:hAnsi="Montserrat" w:cs="Arial"/>
          <w:kern w:val="0"/>
          <w:lang w:eastAsia="fr-FR"/>
          <w14:ligatures w14:val="none"/>
        </w:rPr>
        <w:t xml:space="preserve"> selon la formule de Cochran est donnée par :</w:t>
      </w:r>
    </w:p>
    <w:p w14:paraId="6EBCB4D5" w14:textId="77777777" w:rsidR="0064627A" w:rsidRPr="0064627A" w:rsidRDefault="009006F1" w:rsidP="0064627A">
      <w:pPr>
        <w:spacing w:before="100" w:beforeAutospacing="1" w:after="0" w:line="276" w:lineRule="auto"/>
        <w:jc w:val="center"/>
        <w:rPr>
          <w:rFonts w:ascii="Montserrat" w:eastAsia="DengXian" w:hAnsi="Montserrat" w:cs="Arial"/>
          <w:kern w:val="0"/>
          <w:lang w:eastAsia="fr-FR"/>
          <w14:ligatures w14:val="none"/>
        </w:rPr>
      </w:pPr>
      <m:oMath>
        <m:sSub>
          <m:sSubPr>
            <m:ctrlPr>
              <w:rPr>
                <w:rFonts w:ascii="Cambria Math" w:hAnsi="Cambria Math" w:cs="Arial"/>
                <w:i/>
              </w:rPr>
            </m:ctrlPr>
          </m:sSubPr>
          <m:e>
            <m:r>
              <w:rPr>
                <w:rFonts w:ascii="Cambria Math" w:hAnsi="Cambria Math" w:cs="Arial"/>
              </w:rPr>
              <m:t>n</m:t>
            </m:r>
          </m:e>
          <m:sub>
            <m:r>
              <w:rPr>
                <w:rFonts w:ascii="Cambria Math" w:hAnsi="Cambria Math" w:cs="Arial"/>
              </w:rPr>
              <m:t>0</m:t>
            </m:r>
          </m:sub>
        </m:sSub>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P</m:t>
            </m:r>
            <m:d>
              <m:dPr>
                <m:ctrlPr>
                  <w:rPr>
                    <w:rFonts w:ascii="Cambria Math" w:hAnsi="Cambria Math" w:cs="Arial"/>
                    <w:i/>
                  </w:rPr>
                </m:ctrlPr>
              </m:dPr>
              <m:e>
                <m:r>
                  <w:rPr>
                    <w:rFonts w:ascii="Cambria Math" w:hAnsi="Cambria Math" w:cs="Arial"/>
                  </w:rPr>
                  <m:t>1-P</m:t>
                </m:r>
              </m:e>
            </m:d>
            <m:r>
              <w:rPr>
                <w:rFonts w:ascii="Cambria Math" w:hAnsi="Cambria Math" w:cs="Arial"/>
              </w:rPr>
              <m:t>*deff</m:t>
            </m:r>
          </m:num>
          <m:den>
            <m:sSup>
              <m:sSupPr>
                <m:ctrlPr>
                  <w:rPr>
                    <w:rFonts w:ascii="Cambria Math" w:hAnsi="Cambria Math" w:cs="Arial"/>
                    <w:i/>
                  </w:rPr>
                </m:ctrlPr>
              </m:sSupPr>
              <m:e>
                <m:r>
                  <w:rPr>
                    <w:rFonts w:ascii="Cambria Math" w:hAnsi="Cambria Math" w:cs="Arial"/>
                  </w:rPr>
                  <m:t>d</m:t>
                </m:r>
              </m:e>
              <m:sup>
                <m:r>
                  <w:rPr>
                    <w:rFonts w:ascii="Cambria Math" w:hAnsi="Cambria Math" w:cs="Arial"/>
                  </w:rPr>
                  <m:t>2</m:t>
                </m:r>
              </m:sup>
            </m:sSup>
          </m:den>
        </m:f>
      </m:oMath>
      <w:r w:rsidR="0064627A" w:rsidRPr="0064627A">
        <w:rPr>
          <w:rFonts w:ascii="Montserrat" w:eastAsia="DengXian" w:hAnsi="Montserrat" w:cs="Arial"/>
          <w:kern w:val="0"/>
          <w:lang w:eastAsia="fr-FR"/>
          <w14:ligatures w14:val="none"/>
        </w:rPr>
        <w:t xml:space="preserve"> </w:t>
      </w:r>
    </w:p>
    <w:p w14:paraId="5872465D" w14:textId="77777777" w:rsidR="0064627A" w:rsidRPr="0064627A" w:rsidRDefault="0064627A" w:rsidP="0064627A">
      <w:pPr>
        <w:spacing w:before="100" w:beforeAutospacing="1" w:after="100" w:afterAutospacing="1" w:line="276" w:lineRule="auto"/>
        <w:jc w:val="both"/>
        <w:rPr>
          <w:rFonts w:ascii="Montserrat" w:eastAsia="DengXian" w:hAnsi="Montserrat" w:cs="Arial"/>
          <w:kern w:val="0"/>
          <w:lang w:eastAsia="fr-FR"/>
          <w14:ligatures w14:val="none"/>
        </w:rPr>
      </w:pPr>
      <w:r w:rsidRPr="0064627A">
        <w:rPr>
          <w:rFonts w:ascii="Montserrat" w:eastAsia="DengXian" w:hAnsi="Montserrat" w:cs="Arial"/>
          <w:kern w:val="0"/>
          <w:lang w:eastAsia="fr-FR"/>
          <w14:ligatures w14:val="none"/>
        </w:rPr>
        <w:t xml:space="preserve">Avec : </w:t>
      </w:r>
    </w:p>
    <w:p w14:paraId="330248B5" w14:textId="7285C19F" w:rsidR="0064627A" w:rsidRPr="0064627A"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64627A">
        <w:rPr>
          <w:rFonts w:ascii="Montserrat" w:eastAsia="DengXian" w:hAnsi="Montserrat" w:cs="Arial"/>
          <w:noProof/>
          <w:kern w:val="0"/>
          <w:lang w:eastAsia="fr-FR"/>
          <w14:ligatures w14:val="none"/>
        </w:rPr>
        <w:t>z</w:t>
      </w:r>
      <w:r w:rsidRPr="0064627A">
        <w:rPr>
          <w:rFonts w:ascii="Montserrat" w:eastAsia="DengXian" w:hAnsi="Montserrat" w:cs="Arial"/>
          <w:kern w:val="0"/>
          <w:lang w:eastAsia="fr-FR"/>
          <w14:ligatures w14:val="none"/>
        </w:rPr>
        <w:t xml:space="preserve"> = 1,96 est le quantile de la loi normale associé au niveau de confiance de 95% ;</w:t>
      </w:r>
    </w:p>
    <w:p w14:paraId="79AC294F" w14:textId="6E0268FF" w:rsidR="0064627A" w:rsidRPr="00190B15"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190B15">
        <w:rPr>
          <w:rFonts w:ascii="Montserrat" w:eastAsia="DengXian" w:hAnsi="Montserrat" w:cs="Arial"/>
          <w:noProof/>
          <w:kern w:val="0"/>
          <w:lang w:eastAsia="fr-FR"/>
          <w14:ligatures w14:val="none"/>
        </w:rPr>
        <w:t>p</w:t>
      </w:r>
      <w:r w:rsidRPr="00190B15">
        <w:rPr>
          <w:rFonts w:ascii="Montserrat" w:eastAsia="DengXian" w:hAnsi="Montserrat" w:cs="Arial"/>
          <w:kern w:val="0"/>
          <w:lang w:eastAsia="fr-FR"/>
          <w14:ligatures w14:val="none"/>
        </w:rPr>
        <w:t xml:space="preserve">   = </w:t>
      </w:r>
      <w:r w:rsidR="00F41854" w:rsidRPr="00190B15">
        <w:rPr>
          <w:rFonts w:ascii="Montserrat" w:eastAsia="DengXian" w:hAnsi="Montserrat" w:cs="Arial"/>
          <w:kern w:val="0"/>
          <w:lang w:eastAsia="fr-FR"/>
          <w14:ligatures w14:val="none"/>
        </w:rPr>
        <w:t>6,76%</w:t>
      </w:r>
      <w:r w:rsidR="00BF36E3">
        <w:rPr>
          <w:rFonts w:ascii="Montserrat" w:eastAsia="DengXian" w:hAnsi="Montserrat" w:cs="Arial"/>
          <w:kern w:val="0"/>
          <w:lang w:eastAsia="fr-FR"/>
          <w14:ligatures w14:val="none"/>
        </w:rPr>
        <w:t xml:space="preserve"> (proportion des jeunes </w:t>
      </w:r>
      <w:r w:rsidR="00857383">
        <w:rPr>
          <w:rFonts w:ascii="Montserrat" w:eastAsia="DengXian" w:hAnsi="Montserrat" w:cs="Arial"/>
          <w:kern w:val="0"/>
          <w:lang w:eastAsia="fr-FR"/>
          <w14:ligatures w14:val="none"/>
        </w:rPr>
        <w:t>allocataires)</w:t>
      </w:r>
      <w:r w:rsidRPr="00190B15">
        <w:rPr>
          <w:rFonts w:ascii="Montserrat" w:eastAsia="DengXian" w:hAnsi="Montserrat" w:cs="Arial"/>
          <w:kern w:val="0"/>
          <w:lang w:eastAsia="fr-FR"/>
          <w14:ligatures w14:val="none"/>
        </w:rPr>
        <w:t xml:space="preserve"> ;</w:t>
      </w:r>
    </w:p>
    <w:p w14:paraId="5CB9A892" w14:textId="1061DE03" w:rsidR="0064627A" w:rsidRPr="0064627A"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64627A">
        <w:rPr>
          <w:rFonts w:ascii="Montserrat" w:eastAsia="DengXian" w:hAnsi="Montserrat" w:cs="Arial"/>
          <w:noProof/>
          <w:kern w:val="0"/>
          <w:lang w:eastAsia="fr-FR"/>
          <w14:ligatures w14:val="none"/>
        </w:rPr>
        <w:t>d</w:t>
      </w:r>
      <w:r w:rsidRPr="0064627A">
        <w:rPr>
          <w:rFonts w:ascii="Montserrat" w:eastAsia="DengXian" w:hAnsi="Montserrat" w:cs="Arial"/>
          <w:kern w:val="0"/>
          <w:lang w:eastAsia="fr-FR"/>
          <w14:ligatures w14:val="none"/>
        </w:rPr>
        <w:t xml:space="preserve"> = marge d’erreur autorisée (5%) ;</w:t>
      </w:r>
    </w:p>
    <w:p w14:paraId="5984C008" w14:textId="77777777" w:rsidR="0064627A" w:rsidRPr="0064627A"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64627A">
        <w:rPr>
          <w:rFonts w:ascii="Montserrat" w:eastAsia="DengXian" w:hAnsi="Montserrat" w:cs="Arial"/>
          <w:kern w:val="0"/>
          <w:lang w:eastAsia="fr-FR"/>
          <w14:ligatures w14:val="none"/>
        </w:rPr>
        <w:t>deff =1.5 et mesure l’homogénéité dans les strates,</w:t>
      </w:r>
    </w:p>
    <w:p w14:paraId="54C7C853" w14:textId="2079739A" w:rsidR="0064627A"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64627A">
        <w:rPr>
          <w:rFonts w:ascii="Montserrat" w:eastAsia="DengXian" w:hAnsi="Montserrat" w:cs="Arial"/>
          <w:kern w:val="0"/>
          <w:lang w:eastAsia="fr-FR"/>
          <w14:ligatures w14:val="none"/>
        </w:rPr>
        <w:lastRenderedPageBreak/>
        <w:t>N= 13</w:t>
      </w:r>
      <w:r w:rsidR="006A687A">
        <w:rPr>
          <w:rFonts w:ascii="Montserrat" w:eastAsia="DengXian" w:hAnsi="Montserrat" w:cs="Arial"/>
          <w:kern w:val="0"/>
          <w:lang w:eastAsia="fr-FR"/>
          <w14:ligatures w14:val="none"/>
        </w:rPr>
        <w:t>7</w:t>
      </w:r>
      <w:r w:rsidR="003564A1">
        <w:rPr>
          <w:rFonts w:ascii="Montserrat" w:eastAsia="DengXian" w:hAnsi="Montserrat" w:cs="Arial"/>
          <w:kern w:val="0"/>
          <w:lang w:eastAsia="fr-FR"/>
          <w14:ligatures w14:val="none"/>
        </w:rPr>
        <w:t>.</w:t>
      </w:r>
      <w:r w:rsidRPr="0064627A">
        <w:rPr>
          <w:rFonts w:ascii="Montserrat" w:eastAsia="DengXian" w:hAnsi="Montserrat" w:cs="Arial"/>
          <w:kern w:val="0"/>
          <w:lang w:eastAsia="fr-FR"/>
          <w14:ligatures w14:val="none"/>
        </w:rPr>
        <w:t>086, est le nombre total de jeunes candidats interviewés (Base de données PSIE, 2025).  Ce nombre peut être considéré comme le nombre de candidats éligibles.</w:t>
      </w:r>
    </w:p>
    <w:p w14:paraId="76A7F722" w14:textId="77777777" w:rsidR="003564A1" w:rsidRPr="0064627A" w:rsidRDefault="003564A1" w:rsidP="003564A1">
      <w:pPr>
        <w:spacing w:before="100" w:beforeAutospacing="1" w:after="100" w:afterAutospacing="1" w:line="276" w:lineRule="auto"/>
        <w:contextualSpacing/>
        <w:jc w:val="both"/>
        <w:rPr>
          <w:rFonts w:ascii="Montserrat" w:eastAsia="DengXian" w:hAnsi="Montserrat" w:cs="Arial"/>
          <w:kern w:val="0"/>
          <w:lang w:eastAsia="fr-FR"/>
          <w14:ligatures w14:val="none"/>
        </w:rPr>
      </w:pPr>
    </w:p>
    <w:p w14:paraId="0F5CF4B1" w14:textId="1F009508" w:rsidR="0064627A" w:rsidRDefault="0064627A" w:rsidP="0064627A">
      <w:pPr>
        <w:tabs>
          <w:tab w:val="left" w:pos="1416"/>
        </w:tabs>
        <w:spacing w:line="276" w:lineRule="auto"/>
        <w:jc w:val="both"/>
        <w:rPr>
          <w:rFonts w:ascii="Montserrat" w:hAnsi="Montserrat"/>
          <w:lang w:eastAsia="fr-FR"/>
        </w:rPr>
      </w:pPr>
      <w:r w:rsidRPr="0064627A">
        <w:rPr>
          <w:rFonts w:ascii="Montserrat" w:hAnsi="Montserrat"/>
          <w:lang w:eastAsia="fr-FR"/>
        </w:rPr>
        <w:t xml:space="preserve">Après calcul, nous avons trouvé </w:t>
      </w:r>
      <w:r w:rsidR="00364DCD">
        <w:rPr>
          <w:rFonts w:ascii="Montserrat" w:hAnsi="Montserrat"/>
          <w:lang w:eastAsia="fr-FR"/>
        </w:rPr>
        <w:t>1</w:t>
      </w:r>
      <w:r w:rsidR="00C0514A">
        <w:rPr>
          <w:rFonts w:ascii="Montserrat" w:hAnsi="Montserrat"/>
          <w:lang w:eastAsia="fr-FR"/>
        </w:rPr>
        <w:t>45</w:t>
      </w:r>
      <w:r w:rsidRPr="003564A1">
        <w:rPr>
          <w:rFonts w:ascii="Montserrat" w:hAnsi="Montserrat"/>
          <w:lang w:eastAsia="fr-FR"/>
        </w:rPr>
        <w:t xml:space="preserve"> jeunes </w:t>
      </w:r>
      <w:r w:rsidR="00BC34D0">
        <w:rPr>
          <w:rFonts w:ascii="Montserrat" w:hAnsi="Montserrat"/>
          <w:lang w:eastAsia="fr-FR"/>
        </w:rPr>
        <w:t>allocataires du</w:t>
      </w:r>
      <w:r w:rsidRPr="003564A1">
        <w:rPr>
          <w:rFonts w:ascii="Montserrat" w:hAnsi="Montserrat"/>
          <w:lang w:eastAsia="fr-FR"/>
        </w:rPr>
        <w:t xml:space="preserve"> PSIE</w:t>
      </w:r>
      <w:r w:rsidRPr="0064627A">
        <w:rPr>
          <w:rFonts w:ascii="Montserrat" w:hAnsi="Montserrat"/>
          <w:lang w:eastAsia="fr-FR"/>
        </w:rPr>
        <w:t xml:space="preserve"> nécessaire </w:t>
      </w:r>
      <w:r w:rsidR="003564A1">
        <w:rPr>
          <w:rFonts w:ascii="Montserrat" w:hAnsi="Montserrat"/>
          <w:lang w:eastAsia="fr-FR"/>
        </w:rPr>
        <w:t xml:space="preserve">à enquêter </w:t>
      </w:r>
      <w:r w:rsidRPr="0064627A">
        <w:rPr>
          <w:rFonts w:ascii="Montserrat" w:hAnsi="Montserrat"/>
          <w:lang w:eastAsia="fr-FR"/>
        </w:rPr>
        <w:t xml:space="preserve">pour estimer les effets de la mise en œuvre du programme. En supposant que certains bénéficiaires sélectionnés peuvent refuser de participer à l’étude et qu’ils sont estimés à </w:t>
      </w:r>
      <w:r w:rsidR="00364DCD">
        <w:rPr>
          <w:rFonts w:ascii="Montserrat" w:hAnsi="Montserrat"/>
          <w:lang w:eastAsia="fr-FR"/>
        </w:rPr>
        <w:t>2</w:t>
      </w:r>
      <w:r w:rsidRPr="0064627A">
        <w:rPr>
          <w:rFonts w:ascii="Montserrat" w:hAnsi="Montserrat"/>
          <w:lang w:eastAsia="fr-FR"/>
        </w:rPr>
        <w:t xml:space="preserve">0%, alors la taille de l’échantillon ajustée sera de </w:t>
      </w:r>
      <w:r w:rsidR="00C0514A" w:rsidRPr="00BF36E3">
        <w:rPr>
          <w:rFonts w:ascii="Montserrat" w:hAnsi="Montserrat"/>
          <w:b/>
          <w:bCs/>
          <w:lang w:eastAsia="fr-FR"/>
        </w:rPr>
        <w:t>174</w:t>
      </w:r>
      <w:r w:rsidRPr="00BF36E3">
        <w:rPr>
          <w:rFonts w:ascii="Montserrat" w:hAnsi="Montserrat"/>
          <w:b/>
          <w:bCs/>
          <w:lang w:eastAsia="fr-FR"/>
        </w:rPr>
        <w:t xml:space="preserve"> jeunes </w:t>
      </w:r>
      <w:r w:rsidR="00DC121A">
        <w:rPr>
          <w:rFonts w:ascii="Montserrat" w:hAnsi="Montserrat"/>
          <w:b/>
          <w:bCs/>
          <w:lang w:eastAsia="fr-FR"/>
        </w:rPr>
        <w:t xml:space="preserve">allocataires du </w:t>
      </w:r>
      <w:r w:rsidRPr="00DC121A">
        <w:rPr>
          <w:rFonts w:ascii="Montserrat" w:hAnsi="Montserrat"/>
          <w:b/>
          <w:bCs/>
          <w:lang w:eastAsia="fr-FR"/>
        </w:rPr>
        <w:t xml:space="preserve">PSIE </w:t>
      </w:r>
      <w:r w:rsidRPr="003564A1">
        <w:rPr>
          <w:rFonts w:ascii="Montserrat" w:hAnsi="Montserrat"/>
          <w:lang w:eastAsia="fr-FR"/>
        </w:rPr>
        <w:t>à enquêter.</w:t>
      </w:r>
      <w:r w:rsidR="006A7336">
        <w:rPr>
          <w:rFonts w:ascii="Montserrat" w:hAnsi="Montserrat"/>
          <w:lang w:eastAsia="fr-FR"/>
        </w:rPr>
        <w:t xml:space="preserve"> Ainsi, les non bénéficiaires </w:t>
      </w:r>
      <w:r w:rsidR="00537727">
        <w:rPr>
          <w:rFonts w:ascii="Montserrat" w:hAnsi="Montserrat"/>
          <w:lang w:eastAsia="fr-FR"/>
        </w:rPr>
        <w:t xml:space="preserve">à enquêter seront </w:t>
      </w:r>
      <w:r w:rsidR="00857383">
        <w:rPr>
          <w:rFonts w:ascii="Montserrat" w:hAnsi="Montserrat"/>
          <w:lang w:eastAsia="fr-FR"/>
        </w:rPr>
        <w:t xml:space="preserve">de </w:t>
      </w:r>
      <w:r w:rsidR="00371BBF">
        <w:rPr>
          <w:rFonts w:ascii="Montserrat" w:hAnsi="Montserrat"/>
          <w:b/>
          <w:bCs/>
          <w:lang w:eastAsia="fr-FR"/>
        </w:rPr>
        <w:t>313</w:t>
      </w:r>
      <w:r w:rsidR="002A1F7F" w:rsidRPr="002C511B">
        <w:rPr>
          <w:rFonts w:ascii="Montserrat" w:hAnsi="Montserrat"/>
          <w:b/>
          <w:bCs/>
          <w:lang w:eastAsia="fr-FR"/>
        </w:rPr>
        <w:t xml:space="preserve"> </w:t>
      </w:r>
      <w:r w:rsidR="00A83C1B" w:rsidRPr="002C511B">
        <w:rPr>
          <w:rFonts w:ascii="Montserrat" w:hAnsi="Montserrat"/>
          <w:b/>
          <w:bCs/>
          <w:lang w:eastAsia="fr-FR"/>
        </w:rPr>
        <w:t>jeunes</w:t>
      </w:r>
      <w:r w:rsidR="00011B83" w:rsidRPr="002C511B">
        <w:rPr>
          <w:rFonts w:ascii="Montserrat" w:hAnsi="Montserrat"/>
          <w:b/>
          <w:bCs/>
          <w:lang w:eastAsia="fr-FR"/>
        </w:rPr>
        <w:t xml:space="preserve"> </w:t>
      </w:r>
      <w:r w:rsidR="00966710" w:rsidRPr="002C511B">
        <w:rPr>
          <w:rFonts w:ascii="Montserrat" w:hAnsi="Montserrat"/>
          <w:b/>
          <w:bCs/>
          <w:lang w:eastAsia="fr-FR"/>
        </w:rPr>
        <w:t>diplômés</w:t>
      </w:r>
      <w:r w:rsidR="002A1F7F" w:rsidRPr="002C511B">
        <w:rPr>
          <w:rFonts w:ascii="Montserrat" w:hAnsi="Montserrat"/>
          <w:b/>
          <w:bCs/>
          <w:lang w:eastAsia="fr-FR"/>
        </w:rPr>
        <w:t xml:space="preserve"> non bénéficiaires</w:t>
      </w:r>
      <w:r w:rsidR="002A1F7F">
        <w:rPr>
          <w:rFonts w:ascii="Montserrat" w:hAnsi="Montserrat"/>
          <w:lang w:eastAsia="fr-FR"/>
        </w:rPr>
        <w:t xml:space="preserve"> de</w:t>
      </w:r>
      <w:r w:rsidR="00A45FF7">
        <w:rPr>
          <w:rFonts w:ascii="Montserrat" w:hAnsi="Montserrat"/>
          <w:lang w:eastAsia="fr-FR"/>
        </w:rPr>
        <w:t>s allocations du PSIE</w:t>
      </w:r>
      <w:r w:rsidR="00AB165D">
        <w:rPr>
          <w:rFonts w:ascii="Montserrat" w:hAnsi="Montserrat"/>
          <w:lang w:eastAsia="fr-FR"/>
        </w:rPr>
        <w:t xml:space="preserve">. </w:t>
      </w:r>
    </w:p>
    <w:p w14:paraId="7C23EA49" w14:textId="6E54971C" w:rsid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La même formule appliquée sur les entreprises nous donne un échantillon </w:t>
      </w:r>
      <w:r w:rsidRPr="003564A1">
        <w:rPr>
          <w:rFonts w:ascii="Montserrat" w:hAnsi="Montserrat"/>
          <w:lang w:eastAsia="fr-FR"/>
        </w:rPr>
        <w:t>450 entreprises éligibles</w:t>
      </w:r>
      <w:r w:rsidRPr="0064627A">
        <w:rPr>
          <w:rFonts w:ascii="Montserrat" w:hAnsi="Montserrat"/>
          <w:lang w:eastAsia="fr-FR"/>
        </w:rPr>
        <w:t xml:space="preserve"> représentatives des </w:t>
      </w:r>
      <w:r w:rsidRPr="00EF4E36">
        <w:rPr>
          <w:rFonts w:ascii="Montserrat" w:hAnsi="Montserrat"/>
          <w:lang w:eastAsia="fr-FR"/>
        </w:rPr>
        <w:t>2</w:t>
      </w:r>
      <w:r w:rsidR="003564A1" w:rsidRPr="00EF4E36">
        <w:rPr>
          <w:rFonts w:ascii="Montserrat" w:hAnsi="Montserrat"/>
          <w:lang w:eastAsia="fr-FR"/>
        </w:rPr>
        <w:t>.</w:t>
      </w:r>
      <w:r w:rsidRPr="00EF4E36">
        <w:rPr>
          <w:rFonts w:ascii="Montserrat" w:hAnsi="Montserrat"/>
          <w:lang w:eastAsia="fr-FR"/>
        </w:rPr>
        <w:t>067 entreprises éligibles</w:t>
      </w:r>
      <w:r w:rsidRPr="0064627A">
        <w:rPr>
          <w:rFonts w:ascii="Montserrat" w:hAnsi="Montserrat"/>
          <w:lang w:eastAsia="fr-FR"/>
        </w:rPr>
        <w:t xml:space="preserve"> au total.</w:t>
      </w:r>
    </w:p>
    <w:p w14:paraId="49AA2176" w14:textId="77777777" w:rsidR="003A0594" w:rsidRPr="0064627A" w:rsidRDefault="003A0594" w:rsidP="0064627A">
      <w:pPr>
        <w:spacing w:line="276" w:lineRule="auto"/>
        <w:jc w:val="both"/>
        <w:rPr>
          <w:rFonts w:ascii="Montserrat" w:hAnsi="Montserrat"/>
          <w:lang w:eastAsia="fr-FR"/>
        </w:rPr>
      </w:pPr>
    </w:p>
    <w:p w14:paraId="0DF43A39" w14:textId="77777777" w:rsidR="0064627A" w:rsidRPr="0064627A" w:rsidRDefault="0064627A" w:rsidP="00944601">
      <w:pPr>
        <w:pStyle w:val="Titre3"/>
        <w:rPr>
          <w:lang w:eastAsia="fr-FR"/>
        </w:rPr>
      </w:pPr>
      <w:bookmarkStart w:id="92" w:name="_Toc218586983"/>
      <w:bookmarkStart w:id="93" w:name="_Toc219216664"/>
      <w:r w:rsidRPr="0064627A">
        <w:rPr>
          <w:lang w:eastAsia="fr-FR"/>
        </w:rPr>
        <w:t>Zone d’enquête</w:t>
      </w:r>
      <w:bookmarkEnd w:id="92"/>
      <w:bookmarkEnd w:id="93"/>
    </w:p>
    <w:p w14:paraId="6D6A57AC" w14:textId="77777777"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L’évaluation du </w:t>
      </w:r>
      <w:r w:rsidRPr="009B07F2">
        <w:rPr>
          <w:rFonts w:ascii="Montserrat" w:hAnsi="Montserrat"/>
          <w:lang w:eastAsia="fr-FR"/>
        </w:rPr>
        <w:t>PSIE</w:t>
      </w:r>
      <w:r w:rsidRPr="0064627A">
        <w:rPr>
          <w:rFonts w:ascii="Montserrat" w:hAnsi="Montserrat"/>
          <w:lang w:eastAsia="fr-FR"/>
        </w:rPr>
        <w:t xml:space="preserve"> se concentrera sur quatre départements représentatifs du Bénin, choisis en raison de leur importance géographique, socio-économique et démographique. Ces départements couvrent une proportion significative des bénéficiaires du programme d’appui à l’emploi salarié. En absence des statistiques sur la répartition des bénéficiaires du PSIE par département, nous allons utiliser les mêmes données utilisées lors de l’évaluation d’impact du Programme d’Appui aux Emploi Salarié (PAES). </w:t>
      </w:r>
    </w:p>
    <w:p w14:paraId="23B25FD1" w14:textId="23C939B5" w:rsidR="0064627A" w:rsidRPr="003865B5" w:rsidRDefault="0064627A" w:rsidP="0064627A">
      <w:pPr>
        <w:spacing w:line="276" w:lineRule="auto"/>
        <w:jc w:val="both"/>
        <w:rPr>
          <w:rFonts w:ascii="Montserrat" w:hAnsi="Montserrat"/>
          <w:lang w:eastAsia="fr-FR"/>
        </w:rPr>
      </w:pPr>
      <w:r w:rsidRPr="0064627A">
        <w:rPr>
          <w:rFonts w:ascii="Montserrat" w:hAnsi="Montserrat"/>
          <w:lang w:eastAsia="fr-FR"/>
        </w:rPr>
        <w:t xml:space="preserve">Les départements sélectionnés pour l’enquête sont les suivants : </w:t>
      </w:r>
      <w:r w:rsidRPr="003865B5">
        <w:rPr>
          <w:rFonts w:ascii="Montserrat" w:hAnsi="Montserrat"/>
          <w:lang w:eastAsia="fr-FR"/>
        </w:rPr>
        <w:t>Atlantique, Borgou, Littoral et Ouémé.</w:t>
      </w:r>
    </w:p>
    <w:p w14:paraId="0D1291FF" w14:textId="48DF534E" w:rsid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Ces départements représentent un poids de </w:t>
      </w:r>
      <w:r w:rsidRPr="003865B5">
        <w:rPr>
          <w:rFonts w:ascii="Montserrat" w:hAnsi="Montserrat"/>
          <w:lang w:eastAsia="fr-FR"/>
        </w:rPr>
        <w:t>81,57%</w:t>
      </w:r>
      <w:r w:rsidRPr="0064627A">
        <w:rPr>
          <w:rFonts w:ascii="Montserrat" w:hAnsi="Montserrat"/>
          <w:lang w:eastAsia="fr-FR"/>
        </w:rPr>
        <w:t xml:space="preserve"> des jeunes demandeurs d’emplois enregistrés au niveau de l’ANPE.</w:t>
      </w:r>
    </w:p>
    <w:p w14:paraId="1C0A4433" w14:textId="77777777" w:rsidR="0023019E" w:rsidRPr="0064627A" w:rsidRDefault="0023019E" w:rsidP="0023019E">
      <w:pPr>
        <w:spacing w:after="0" w:line="276" w:lineRule="auto"/>
        <w:jc w:val="both"/>
        <w:rPr>
          <w:rFonts w:ascii="Montserrat" w:hAnsi="Montserrat"/>
          <w:lang w:eastAsia="fr-FR"/>
        </w:rPr>
      </w:pPr>
    </w:p>
    <w:p w14:paraId="1C77988A" w14:textId="77777777" w:rsidR="0064627A" w:rsidRPr="0064627A" w:rsidRDefault="0064627A" w:rsidP="00944601">
      <w:pPr>
        <w:pStyle w:val="Titre3"/>
        <w:spacing w:line="276" w:lineRule="auto"/>
        <w:rPr>
          <w:lang w:eastAsia="fr-FR"/>
        </w:rPr>
      </w:pPr>
      <w:bookmarkStart w:id="94" w:name="_Toc218586984"/>
      <w:bookmarkStart w:id="95" w:name="_Toc219216665"/>
      <w:r w:rsidRPr="0064627A">
        <w:rPr>
          <w:lang w:eastAsia="fr-FR"/>
        </w:rPr>
        <w:t>Les différents acteurs à interviewer lors de l’évaluation du volet mis en œuvre du programme</w:t>
      </w:r>
      <w:bookmarkEnd w:id="94"/>
      <w:bookmarkEnd w:id="95"/>
    </w:p>
    <w:p w14:paraId="3323A2C0" w14:textId="77777777"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Pour compléter l’analyse de la documentation sur le programme, certains acteurs clés impliqués dans la mise en œuvre vont être interviewés. Les critères de choix de ses acteurs vont prendre en compte certaines variables telles que le niveau de responsabilité, expérience et le rôle. Ces acteurs seront regroupés en trois catégories à savoir : </w:t>
      </w:r>
    </w:p>
    <w:tbl>
      <w:tblPr>
        <w:tblStyle w:val="TableauGrille1Clair"/>
        <w:tblW w:w="0" w:type="auto"/>
        <w:tblLook w:val="04A0" w:firstRow="1" w:lastRow="0" w:firstColumn="1" w:lastColumn="0" w:noHBand="0" w:noVBand="1"/>
      </w:tblPr>
      <w:tblGrid>
        <w:gridCol w:w="4531"/>
        <w:gridCol w:w="2694"/>
      </w:tblGrid>
      <w:tr w:rsidR="0064627A" w:rsidRPr="0064627A" w14:paraId="23D35476" w14:textId="77777777" w:rsidTr="00974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79277790" w14:textId="77777777" w:rsidR="0064627A" w:rsidRPr="0064627A" w:rsidRDefault="0064627A" w:rsidP="00974AEF">
            <w:pPr>
              <w:spacing w:line="276" w:lineRule="auto"/>
              <w:rPr>
                <w:rFonts w:ascii="Montserrat" w:hAnsi="Montserrat"/>
                <w:b w:val="0"/>
                <w:bCs w:val="0"/>
                <w:sz w:val="20"/>
                <w:szCs w:val="20"/>
                <w:lang w:eastAsia="fr-FR"/>
              </w:rPr>
            </w:pPr>
            <w:r w:rsidRPr="0064627A">
              <w:rPr>
                <w:rFonts w:ascii="Montserrat" w:hAnsi="Montserrat"/>
                <w:sz w:val="20"/>
                <w:szCs w:val="20"/>
                <w:lang w:eastAsia="fr-FR"/>
              </w:rPr>
              <w:t>Catégorie d’acteurs</w:t>
            </w:r>
          </w:p>
        </w:tc>
        <w:tc>
          <w:tcPr>
            <w:tcW w:w="2694" w:type="dxa"/>
          </w:tcPr>
          <w:p w14:paraId="7A22CB04" w14:textId="5ACA0CA6" w:rsidR="0064627A" w:rsidRPr="0064627A" w:rsidRDefault="0064627A" w:rsidP="0064627A">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20"/>
                <w:szCs w:val="20"/>
                <w:lang w:eastAsia="fr-FR"/>
              </w:rPr>
            </w:pPr>
            <w:r w:rsidRPr="0064627A">
              <w:rPr>
                <w:rFonts w:ascii="Montserrat" w:hAnsi="Montserrat"/>
                <w:sz w:val="20"/>
                <w:szCs w:val="20"/>
                <w:lang w:eastAsia="fr-FR"/>
              </w:rPr>
              <w:t xml:space="preserve">Nombre </w:t>
            </w:r>
            <w:r w:rsidR="0075629E">
              <w:rPr>
                <w:rFonts w:ascii="Montserrat" w:hAnsi="Montserrat"/>
                <w:sz w:val="20"/>
                <w:szCs w:val="20"/>
                <w:lang w:eastAsia="fr-FR"/>
              </w:rPr>
              <w:t>d</w:t>
            </w:r>
            <w:r w:rsidR="00102E71">
              <w:rPr>
                <w:rFonts w:ascii="Montserrat" w:hAnsi="Montserrat"/>
                <w:sz w:val="20"/>
                <w:szCs w:val="20"/>
                <w:lang w:eastAsia="fr-FR"/>
              </w:rPr>
              <w:t>’interview / Groupe de discussion</w:t>
            </w:r>
          </w:p>
        </w:tc>
      </w:tr>
      <w:tr w:rsidR="0064627A" w:rsidRPr="0064627A" w14:paraId="21AE3B23" w14:textId="77777777" w:rsidTr="002A5AD9">
        <w:tc>
          <w:tcPr>
            <w:cnfStyle w:val="001000000000" w:firstRow="0" w:lastRow="0" w:firstColumn="1" w:lastColumn="0" w:oddVBand="0" w:evenVBand="0" w:oddHBand="0" w:evenHBand="0" w:firstRowFirstColumn="0" w:firstRowLastColumn="0" w:lastRowFirstColumn="0" w:lastRowLastColumn="0"/>
            <w:tcW w:w="4531" w:type="dxa"/>
          </w:tcPr>
          <w:p w14:paraId="13D67925" w14:textId="193472F2" w:rsidR="0064627A" w:rsidRPr="002B51AC" w:rsidRDefault="0064627A" w:rsidP="0064627A">
            <w:pPr>
              <w:spacing w:line="276" w:lineRule="auto"/>
              <w:jc w:val="both"/>
              <w:rPr>
                <w:rFonts w:ascii="Montserrat" w:hAnsi="Montserrat"/>
                <w:sz w:val="20"/>
                <w:szCs w:val="20"/>
                <w:lang w:eastAsia="fr-FR"/>
              </w:rPr>
            </w:pPr>
            <w:r w:rsidRPr="002B51AC">
              <w:rPr>
                <w:rFonts w:ascii="Montserrat" w:hAnsi="Montserrat"/>
                <w:sz w:val="20"/>
                <w:szCs w:val="20"/>
                <w:lang w:eastAsia="fr-FR"/>
              </w:rPr>
              <w:t xml:space="preserve">Comité de </w:t>
            </w:r>
            <w:r w:rsidR="00371418" w:rsidRPr="002B51AC">
              <w:rPr>
                <w:rFonts w:ascii="Montserrat" w:hAnsi="Montserrat"/>
                <w:sz w:val="20"/>
                <w:szCs w:val="20"/>
                <w:lang w:eastAsia="fr-FR"/>
              </w:rPr>
              <w:t xml:space="preserve">gouvernance et de </w:t>
            </w:r>
            <w:r w:rsidRPr="002B51AC">
              <w:rPr>
                <w:rFonts w:ascii="Montserrat" w:hAnsi="Montserrat"/>
                <w:sz w:val="20"/>
                <w:szCs w:val="20"/>
                <w:lang w:eastAsia="fr-FR"/>
              </w:rPr>
              <w:t>pilotag</w:t>
            </w:r>
            <w:r w:rsidR="00EE7E6A" w:rsidRPr="002B51AC">
              <w:rPr>
                <w:rFonts w:ascii="Montserrat" w:hAnsi="Montserrat"/>
                <w:sz w:val="20"/>
                <w:szCs w:val="20"/>
                <w:lang w:eastAsia="fr-FR"/>
              </w:rPr>
              <w:t>e</w:t>
            </w:r>
            <w:r w:rsidR="00371418" w:rsidRPr="002B51AC">
              <w:rPr>
                <w:rFonts w:ascii="Montserrat" w:hAnsi="Montserrat"/>
                <w:sz w:val="20"/>
                <w:szCs w:val="20"/>
                <w:lang w:eastAsia="fr-FR"/>
              </w:rPr>
              <w:t xml:space="preserve"> du PSIE</w:t>
            </w:r>
            <w:r w:rsidR="00020DBD">
              <w:rPr>
                <w:rFonts w:ascii="Montserrat" w:hAnsi="Montserrat"/>
                <w:sz w:val="20"/>
                <w:szCs w:val="20"/>
                <w:lang w:eastAsia="fr-FR"/>
              </w:rPr>
              <w:t> :</w:t>
            </w:r>
          </w:p>
          <w:p w14:paraId="56659F90" w14:textId="77777777" w:rsidR="002B51AC" w:rsidRDefault="002B51AC" w:rsidP="0064627A">
            <w:pPr>
              <w:spacing w:line="276" w:lineRule="auto"/>
              <w:jc w:val="both"/>
              <w:rPr>
                <w:rFonts w:ascii="Montserrat" w:hAnsi="Montserrat"/>
                <w:sz w:val="20"/>
                <w:szCs w:val="20"/>
                <w:lang w:eastAsia="fr-FR"/>
              </w:rPr>
            </w:pPr>
          </w:p>
          <w:p w14:paraId="47D459CE" w14:textId="41D5F4E8" w:rsidR="00AC7500" w:rsidRPr="00AC7500" w:rsidRDefault="00AC7500" w:rsidP="00AC7500">
            <w:pPr>
              <w:pStyle w:val="Paragraphedeliste"/>
              <w:numPr>
                <w:ilvl w:val="0"/>
                <w:numId w:val="22"/>
              </w:numPr>
              <w:spacing w:line="276" w:lineRule="auto"/>
              <w:jc w:val="both"/>
              <w:rPr>
                <w:rFonts w:ascii="Montserrat" w:hAnsi="Montserrat"/>
                <w:b w:val="0"/>
                <w:bCs w:val="0"/>
                <w:sz w:val="20"/>
                <w:szCs w:val="20"/>
                <w:lang w:eastAsia="fr-FR"/>
              </w:rPr>
            </w:pPr>
            <w:r w:rsidRPr="00AC7500">
              <w:rPr>
                <w:rFonts w:ascii="Montserrat" w:hAnsi="Montserrat"/>
                <w:b w:val="0"/>
                <w:bCs w:val="0"/>
                <w:sz w:val="20"/>
                <w:szCs w:val="20"/>
                <w:lang w:eastAsia="fr-FR"/>
              </w:rPr>
              <w:t>DG - ANPE</w:t>
            </w:r>
          </w:p>
          <w:p w14:paraId="4D2CE6C6" w14:textId="4F7A7F90" w:rsidR="002B12B6" w:rsidRPr="002B12B6" w:rsidRDefault="002B51AC" w:rsidP="002B12B6">
            <w:pPr>
              <w:pStyle w:val="Paragraphedeliste"/>
              <w:numPr>
                <w:ilvl w:val="0"/>
                <w:numId w:val="22"/>
              </w:numPr>
              <w:spacing w:line="276" w:lineRule="auto"/>
              <w:jc w:val="both"/>
              <w:rPr>
                <w:rFonts w:ascii="Montserrat" w:hAnsi="Montserrat"/>
                <w:sz w:val="20"/>
                <w:szCs w:val="20"/>
                <w:lang w:eastAsia="fr-FR"/>
              </w:rPr>
            </w:pPr>
            <w:r>
              <w:rPr>
                <w:rFonts w:ascii="Montserrat" w:hAnsi="Montserrat"/>
                <w:b w:val="0"/>
                <w:bCs w:val="0"/>
                <w:sz w:val="20"/>
                <w:szCs w:val="20"/>
                <w:lang w:eastAsia="fr-FR"/>
              </w:rPr>
              <w:t>Coordonnateur du PSIE</w:t>
            </w:r>
          </w:p>
        </w:tc>
        <w:tc>
          <w:tcPr>
            <w:tcW w:w="2694" w:type="dxa"/>
            <w:vAlign w:val="center"/>
          </w:tcPr>
          <w:p w14:paraId="4E9E1591" w14:textId="335FE035" w:rsidR="0064627A" w:rsidRPr="0064627A" w:rsidRDefault="0064627A" w:rsidP="002A5AD9">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4627A">
              <w:rPr>
                <w:rFonts w:ascii="Montserrat" w:hAnsi="Montserrat"/>
                <w:sz w:val="20"/>
                <w:szCs w:val="20"/>
                <w:lang w:eastAsia="fr-FR"/>
              </w:rPr>
              <w:t>0</w:t>
            </w:r>
            <w:r w:rsidR="004E4F40">
              <w:rPr>
                <w:rFonts w:ascii="Montserrat" w:hAnsi="Montserrat"/>
                <w:sz w:val="20"/>
                <w:szCs w:val="20"/>
                <w:lang w:eastAsia="fr-FR"/>
              </w:rPr>
              <w:t>1</w:t>
            </w:r>
          </w:p>
        </w:tc>
      </w:tr>
      <w:tr w:rsidR="0064627A" w:rsidRPr="0064627A" w14:paraId="4358D656" w14:textId="77777777" w:rsidTr="002A5AD9">
        <w:tc>
          <w:tcPr>
            <w:cnfStyle w:val="001000000000" w:firstRow="0" w:lastRow="0" w:firstColumn="1" w:lastColumn="0" w:oddVBand="0" w:evenVBand="0" w:oddHBand="0" w:evenHBand="0" w:firstRowFirstColumn="0" w:firstRowLastColumn="0" w:lastRowFirstColumn="0" w:lastRowLastColumn="0"/>
            <w:tcW w:w="4531" w:type="dxa"/>
          </w:tcPr>
          <w:p w14:paraId="3C40535C" w14:textId="7C505C60" w:rsidR="002B51AC" w:rsidRDefault="002B51AC" w:rsidP="002B51AC">
            <w:pPr>
              <w:spacing w:line="276" w:lineRule="auto"/>
              <w:jc w:val="both"/>
              <w:rPr>
                <w:rFonts w:ascii="Montserrat" w:hAnsi="Montserrat"/>
                <w:b w:val="0"/>
                <w:bCs w:val="0"/>
                <w:sz w:val="20"/>
                <w:szCs w:val="20"/>
                <w:lang w:eastAsia="fr-FR"/>
              </w:rPr>
            </w:pPr>
            <w:r>
              <w:rPr>
                <w:rFonts w:ascii="Montserrat" w:hAnsi="Montserrat"/>
                <w:sz w:val="20"/>
                <w:szCs w:val="20"/>
                <w:lang w:eastAsia="fr-FR"/>
              </w:rPr>
              <w:lastRenderedPageBreak/>
              <w:t>Acteurs de mise en œuvre</w:t>
            </w:r>
            <w:r w:rsidR="00020DBD">
              <w:rPr>
                <w:rFonts w:ascii="Montserrat" w:hAnsi="Montserrat"/>
                <w:sz w:val="20"/>
                <w:szCs w:val="20"/>
                <w:lang w:eastAsia="fr-FR"/>
              </w:rPr>
              <w:t> :</w:t>
            </w:r>
          </w:p>
          <w:p w14:paraId="39A28DF2" w14:textId="77777777" w:rsidR="00EF63EB" w:rsidRPr="002B51AC" w:rsidRDefault="00EF63EB" w:rsidP="002B51AC">
            <w:pPr>
              <w:spacing w:line="276" w:lineRule="auto"/>
              <w:jc w:val="both"/>
              <w:rPr>
                <w:rFonts w:ascii="Montserrat" w:hAnsi="Montserrat"/>
                <w:sz w:val="20"/>
                <w:szCs w:val="20"/>
                <w:lang w:eastAsia="fr-FR"/>
              </w:rPr>
            </w:pPr>
          </w:p>
          <w:p w14:paraId="149E0A32" w14:textId="4F140CB2" w:rsidR="0064627A" w:rsidRPr="00E71B2A" w:rsidRDefault="000B37CC" w:rsidP="00E71B2A">
            <w:pPr>
              <w:pStyle w:val="Paragraphedeliste"/>
              <w:numPr>
                <w:ilvl w:val="0"/>
                <w:numId w:val="22"/>
              </w:numPr>
              <w:spacing w:line="276" w:lineRule="auto"/>
              <w:jc w:val="both"/>
              <w:rPr>
                <w:rFonts w:ascii="Montserrat" w:hAnsi="Montserrat"/>
                <w:b w:val="0"/>
                <w:bCs w:val="0"/>
                <w:sz w:val="20"/>
                <w:szCs w:val="20"/>
                <w:lang w:eastAsia="fr-FR"/>
              </w:rPr>
            </w:pPr>
            <w:r>
              <w:rPr>
                <w:rFonts w:ascii="Montserrat" w:hAnsi="Montserrat"/>
                <w:b w:val="0"/>
                <w:bCs w:val="0"/>
                <w:sz w:val="20"/>
                <w:szCs w:val="20"/>
                <w:lang w:eastAsia="fr-FR"/>
              </w:rPr>
              <w:t>Administratifs du PSIE (</w:t>
            </w:r>
            <w:r w:rsidR="006B0121">
              <w:rPr>
                <w:rFonts w:ascii="Montserrat" w:hAnsi="Montserrat"/>
                <w:b w:val="0"/>
                <w:bCs w:val="0"/>
                <w:sz w:val="20"/>
                <w:szCs w:val="20"/>
                <w:lang w:eastAsia="fr-FR"/>
              </w:rPr>
              <w:t xml:space="preserve">Spécialiste de SE, Administrateur de la plateforme, Assistante Administrative, </w:t>
            </w:r>
            <w:r w:rsidR="00CC67E3">
              <w:rPr>
                <w:rFonts w:ascii="Montserrat" w:hAnsi="Montserrat"/>
                <w:b w:val="0"/>
                <w:bCs w:val="0"/>
                <w:sz w:val="20"/>
                <w:szCs w:val="20"/>
                <w:lang w:eastAsia="fr-FR"/>
              </w:rPr>
              <w:t>Assistant financier</w:t>
            </w:r>
            <w:r w:rsidR="00E71B2A">
              <w:rPr>
                <w:rFonts w:ascii="Montserrat" w:hAnsi="Montserrat"/>
                <w:b w:val="0"/>
                <w:bCs w:val="0"/>
                <w:sz w:val="20"/>
                <w:szCs w:val="20"/>
                <w:lang w:eastAsia="fr-FR"/>
              </w:rPr>
              <w:t>)</w:t>
            </w:r>
          </w:p>
        </w:tc>
        <w:tc>
          <w:tcPr>
            <w:tcW w:w="2694" w:type="dxa"/>
            <w:vAlign w:val="center"/>
          </w:tcPr>
          <w:p w14:paraId="0DF9CDCC" w14:textId="77777777" w:rsidR="0064627A" w:rsidRPr="0064627A" w:rsidRDefault="0064627A" w:rsidP="002A5AD9">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4627A">
              <w:rPr>
                <w:rFonts w:ascii="Montserrat" w:hAnsi="Montserrat"/>
                <w:sz w:val="20"/>
                <w:szCs w:val="20"/>
                <w:lang w:eastAsia="fr-FR"/>
              </w:rPr>
              <w:t>04</w:t>
            </w:r>
          </w:p>
        </w:tc>
      </w:tr>
      <w:tr w:rsidR="00E71B2A" w:rsidRPr="0064627A" w14:paraId="6A33B2D7" w14:textId="77777777" w:rsidTr="002A5AD9">
        <w:tc>
          <w:tcPr>
            <w:cnfStyle w:val="001000000000" w:firstRow="0" w:lastRow="0" w:firstColumn="1" w:lastColumn="0" w:oddVBand="0" w:evenVBand="0" w:oddHBand="0" w:evenHBand="0" w:firstRowFirstColumn="0" w:firstRowLastColumn="0" w:lastRowFirstColumn="0" w:lastRowLastColumn="0"/>
            <w:tcW w:w="4531" w:type="dxa"/>
          </w:tcPr>
          <w:p w14:paraId="76CB1D79" w14:textId="77777777" w:rsidR="00E71B2A" w:rsidRDefault="00E71B2A" w:rsidP="002B51AC">
            <w:pPr>
              <w:spacing w:line="276" w:lineRule="auto"/>
              <w:jc w:val="both"/>
              <w:rPr>
                <w:rFonts w:ascii="Montserrat" w:hAnsi="Montserrat"/>
                <w:b w:val="0"/>
                <w:bCs w:val="0"/>
                <w:sz w:val="20"/>
                <w:szCs w:val="20"/>
                <w:lang w:eastAsia="fr-FR"/>
              </w:rPr>
            </w:pPr>
            <w:r>
              <w:rPr>
                <w:rFonts w:ascii="Montserrat" w:hAnsi="Montserrat"/>
                <w:sz w:val="20"/>
                <w:szCs w:val="20"/>
                <w:lang w:eastAsia="fr-FR"/>
              </w:rPr>
              <w:t>Acteurs impliqués</w:t>
            </w:r>
            <w:r w:rsidR="00020DBD">
              <w:rPr>
                <w:rFonts w:ascii="Montserrat" w:hAnsi="Montserrat"/>
                <w:sz w:val="20"/>
                <w:szCs w:val="20"/>
                <w:lang w:eastAsia="fr-FR"/>
              </w:rPr>
              <w:t> :</w:t>
            </w:r>
          </w:p>
          <w:p w14:paraId="7128D773" w14:textId="77777777" w:rsidR="00163650" w:rsidRDefault="00163650" w:rsidP="002B51AC">
            <w:pPr>
              <w:spacing w:line="276" w:lineRule="auto"/>
              <w:jc w:val="both"/>
              <w:rPr>
                <w:rFonts w:ascii="Montserrat" w:hAnsi="Montserrat"/>
                <w:b w:val="0"/>
                <w:bCs w:val="0"/>
                <w:sz w:val="20"/>
                <w:szCs w:val="20"/>
                <w:lang w:eastAsia="fr-FR"/>
              </w:rPr>
            </w:pPr>
          </w:p>
          <w:p w14:paraId="55D4D2B4" w14:textId="3198325E" w:rsidR="00163650" w:rsidRPr="007249F9" w:rsidRDefault="00077935" w:rsidP="001337B2">
            <w:pPr>
              <w:pStyle w:val="Paragraphedeliste"/>
              <w:numPr>
                <w:ilvl w:val="0"/>
                <w:numId w:val="22"/>
              </w:numPr>
              <w:spacing w:line="276" w:lineRule="auto"/>
              <w:jc w:val="both"/>
              <w:rPr>
                <w:rFonts w:ascii="Montserrat" w:hAnsi="Montserrat"/>
                <w:b w:val="0"/>
                <w:bCs w:val="0"/>
                <w:sz w:val="20"/>
                <w:szCs w:val="20"/>
                <w:lang w:eastAsia="fr-FR"/>
              </w:rPr>
            </w:pPr>
            <w:r>
              <w:rPr>
                <w:rFonts w:ascii="Montserrat" w:hAnsi="Montserrat"/>
                <w:b w:val="0"/>
                <w:bCs w:val="0"/>
                <w:sz w:val="20"/>
                <w:szCs w:val="20"/>
                <w:lang w:eastAsia="fr-FR"/>
              </w:rPr>
              <w:t xml:space="preserve">Les </w:t>
            </w:r>
            <w:r w:rsidR="007249F9">
              <w:rPr>
                <w:rFonts w:ascii="Montserrat" w:hAnsi="Montserrat"/>
                <w:b w:val="0"/>
                <w:bCs w:val="0"/>
                <w:sz w:val="20"/>
                <w:szCs w:val="20"/>
                <w:lang w:eastAsia="fr-FR"/>
              </w:rPr>
              <w:t>acteurs de la CNSS</w:t>
            </w:r>
            <w:r w:rsidR="009E3E41">
              <w:rPr>
                <w:rFonts w:ascii="Montserrat" w:hAnsi="Montserrat"/>
                <w:b w:val="0"/>
                <w:bCs w:val="0"/>
                <w:sz w:val="20"/>
                <w:szCs w:val="20"/>
                <w:lang w:eastAsia="fr-FR"/>
              </w:rPr>
              <w:t xml:space="preserve"> chargé du versement des charges sociales</w:t>
            </w:r>
          </w:p>
          <w:p w14:paraId="67FF3BF3" w14:textId="127D18BC" w:rsidR="007249F9" w:rsidRPr="00163650" w:rsidRDefault="007249F9" w:rsidP="001337B2">
            <w:pPr>
              <w:pStyle w:val="Paragraphedeliste"/>
              <w:numPr>
                <w:ilvl w:val="0"/>
                <w:numId w:val="22"/>
              </w:numPr>
              <w:spacing w:line="276" w:lineRule="auto"/>
              <w:jc w:val="both"/>
              <w:rPr>
                <w:rFonts w:ascii="Montserrat" w:hAnsi="Montserrat"/>
                <w:b w:val="0"/>
                <w:bCs w:val="0"/>
                <w:sz w:val="20"/>
                <w:szCs w:val="20"/>
                <w:lang w:eastAsia="fr-FR"/>
              </w:rPr>
            </w:pPr>
            <w:r>
              <w:rPr>
                <w:rFonts w:ascii="Montserrat" w:hAnsi="Montserrat"/>
                <w:b w:val="0"/>
                <w:bCs w:val="0"/>
                <w:sz w:val="20"/>
                <w:szCs w:val="20"/>
                <w:lang w:eastAsia="fr-FR"/>
              </w:rPr>
              <w:t>Les acteurs du trésor public chargé du versement des allocations</w:t>
            </w:r>
          </w:p>
        </w:tc>
        <w:tc>
          <w:tcPr>
            <w:tcW w:w="2694" w:type="dxa"/>
            <w:vAlign w:val="center"/>
          </w:tcPr>
          <w:p w14:paraId="45ABC865" w14:textId="0BE7F2BA" w:rsidR="00E71B2A" w:rsidRPr="0064627A" w:rsidRDefault="009E3E41" w:rsidP="002A5AD9">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Pr>
                <w:rFonts w:ascii="Montserrat" w:hAnsi="Montserrat"/>
                <w:sz w:val="20"/>
                <w:szCs w:val="20"/>
                <w:lang w:eastAsia="fr-FR"/>
              </w:rPr>
              <w:t>02</w:t>
            </w:r>
          </w:p>
        </w:tc>
      </w:tr>
      <w:tr w:rsidR="0064627A" w:rsidRPr="0064627A" w14:paraId="2EEF74CF" w14:textId="77777777" w:rsidTr="00662827">
        <w:tc>
          <w:tcPr>
            <w:cnfStyle w:val="001000000000" w:firstRow="0" w:lastRow="0" w:firstColumn="1" w:lastColumn="0" w:oddVBand="0" w:evenVBand="0" w:oddHBand="0" w:evenHBand="0" w:firstRowFirstColumn="0" w:firstRowLastColumn="0" w:lastRowFirstColumn="0" w:lastRowLastColumn="0"/>
            <w:tcW w:w="4531" w:type="dxa"/>
          </w:tcPr>
          <w:p w14:paraId="4223892B" w14:textId="77777777" w:rsidR="0064627A" w:rsidRPr="0064627A" w:rsidRDefault="0064627A" w:rsidP="0064627A">
            <w:pPr>
              <w:spacing w:line="276" w:lineRule="auto"/>
              <w:jc w:val="both"/>
              <w:rPr>
                <w:rFonts w:ascii="Montserrat" w:hAnsi="Montserrat"/>
                <w:b w:val="0"/>
                <w:bCs w:val="0"/>
                <w:sz w:val="20"/>
                <w:szCs w:val="20"/>
                <w:lang w:eastAsia="fr-FR"/>
              </w:rPr>
            </w:pPr>
            <w:r w:rsidRPr="0064627A">
              <w:rPr>
                <w:rFonts w:ascii="Montserrat" w:hAnsi="Montserrat"/>
                <w:sz w:val="20"/>
                <w:szCs w:val="20"/>
                <w:lang w:eastAsia="fr-FR"/>
              </w:rPr>
              <w:t>Total</w:t>
            </w:r>
          </w:p>
        </w:tc>
        <w:tc>
          <w:tcPr>
            <w:tcW w:w="2694" w:type="dxa"/>
          </w:tcPr>
          <w:p w14:paraId="68520DFC" w14:textId="10A781F6" w:rsidR="0064627A" w:rsidRPr="0064627A" w:rsidRDefault="0064627A" w:rsidP="0064627A">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b/>
                <w:bCs/>
                <w:sz w:val="20"/>
                <w:szCs w:val="20"/>
                <w:lang w:eastAsia="fr-FR"/>
              </w:rPr>
            </w:pPr>
            <w:r w:rsidRPr="0064627A">
              <w:rPr>
                <w:rFonts w:ascii="Montserrat" w:hAnsi="Montserrat"/>
                <w:b/>
                <w:bCs/>
                <w:sz w:val="20"/>
                <w:szCs w:val="20"/>
                <w:lang w:eastAsia="fr-FR"/>
              </w:rPr>
              <w:t>0</w:t>
            </w:r>
            <w:r w:rsidR="007838F0">
              <w:rPr>
                <w:rFonts w:ascii="Montserrat" w:hAnsi="Montserrat"/>
                <w:b/>
                <w:bCs/>
                <w:sz w:val="20"/>
                <w:szCs w:val="20"/>
                <w:lang w:eastAsia="fr-FR"/>
              </w:rPr>
              <w:t>7</w:t>
            </w:r>
          </w:p>
        </w:tc>
      </w:tr>
    </w:tbl>
    <w:p w14:paraId="3360F122" w14:textId="77777777" w:rsidR="0064627A" w:rsidRPr="0064627A" w:rsidRDefault="0064627A" w:rsidP="0064627A">
      <w:pPr>
        <w:spacing w:line="276" w:lineRule="auto"/>
        <w:jc w:val="both"/>
        <w:rPr>
          <w:rFonts w:ascii="Montserrat" w:hAnsi="Montserrat"/>
          <w:lang w:eastAsia="fr-FR"/>
        </w:rPr>
      </w:pPr>
    </w:p>
    <w:p w14:paraId="290F6737" w14:textId="77777777" w:rsidR="0064627A" w:rsidRPr="0064627A" w:rsidRDefault="0064627A" w:rsidP="0064627A">
      <w:pPr>
        <w:pStyle w:val="Titre2"/>
      </w:pPr>
      <w:bookmarkStart w:id="96" w:name="_Toc218586985"/>
      <w:bookmarkStart w:id="97" w:name="_Toc219216666"/>
      <w:r w:rsidRPr="0064627A">
        <w:t>Collecte de données</w:t>
      </w:r>
      <w:bookmarkEnd w:id="96"/>
      <w:bookmarkEnd w:id="97"/>
    </w:p>
    <w:p w14:paraId="4EF775DB" w14:textId="2587EC10"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La collecte des données </w:t>
      </w:r>
      <w:r w:rsidR="006B0606">
        <w:rPr>
          <w:rFonts w:ascii="Montserrat" w:hAnsi="Montserrat"/>
          <w:sz w:val="22"/>
          <w:szCs w:val="22"/>
        </w:rPr>
        <w:t>quantitatives auprès des allocataires</w:t>
      </w:r>
      <w:r w:rsidR="00BE1CAA">
        <w:rPr>
          <w:rFonts w:ascii="Montserrat" w:hAnsi="Montserrat"/>
          <w:sz w:val="22"/>
          <w:szCs w:val="22"/>
        </w:rPr>
        <w:t xml:space="preserve">, </w:t>
      </w:r>
      <w:r w:rsidR="00EE0683">
        <w:rPr>
          <w:rFonts w:ascii="Montserrat" w:hAnsi="Montserrat"/>
          <w:sz w:val="22"/>
          <w:szCs w:val="22"/>
        </w:rPr>
        <w:t>le</w:t>
      </w:r>
      <w:r w:rsidR="00E32F34">
        <w:rPr>
          <w:rFonts w:ascii="Montserrat" w:hAnsi="Montserrat"/>
          <w:sz w:val="22"/>
          <w:szCs w:val="22"/>
        </w:rPr>
        <w:t xml:space="preserve"> groupe témoin ains que </w:t>
      </w:r>
      <w:r w:rsidR="006B0606">
        <w:rPr>
          <w:rFonts w:ascii="Montserrat" w:hAnsi="Montserrat"/>
          <w:sz w:val="22"/>
          <w:szCs w:val="22"/>
        </w:rPr>
        <w:t xml:space="preserve">des entreprises </w:t>
      </w:r>
      <w:r w:rsidRPr="0064627A">
        <w:rPr>
          <w:rFonts w:ascii="Montserrat" w:hAnsi="Montserrat"/>
          <w:sz w:val="22"/>
          <w:szCs w:val="22"/>
        </w:rPr>
        <w:t xml:space="preserve">pour l'évaluation du </w:t>
      </w:r>
      <w:r w:rsidRPr="0064627A">
        <w:rPr>
          <w:rStyle w:val="lev"/>
          <w:rFonts w:ascii="Montserrat" w:eastAsiaTheme="majorEastAsia" w:hAnsi="Montserrat"/>
          <w:b w:val="0"/>
          <w:bCs w:val="0"/>
          <w:sz w:val="22"/>
          <w:szCs w:val="22"/>
        </w:rPr>
        <w:t>PSIE</w:t>
      </w:r>
      <w:r w:rsidRPr="0064627A">
        <w:rPr>
          <w:rFonts w:ascii="Montserrat" w:hAnsi="Montserrat"/>
          <w:sz w:val="22"/>
          <w:szCs w:val="22"/>
        </w:rPr>
        <w:t xml:space="preserve"> sera réalisée à travers une </w:t>
      </w:r>
      <w:r w:rsidRPr="000A023D">
        <w:rPr>
          <w:rStyle w:val="lev"/>
          <w:rFonts w:ascii="Montserrat" w:eastAsiaTheme="majorEastAsia" w:hAnsi="Montserrat"/>
          <w:b w:val="0"/>
          <w:bCs w:val="0"/>
          <w:sz w:val="22"/>
          <w:szCs w:val="22"/>
        </w:rPr>
        <w:t>enquête téléphonique</w:t>
      </w:r>
      <w:r w:rsidRPr="0064627A">
        <w:rPr>
          <w:rFonts w:ascii="Montserrat" w:hAnsi="Montserrat"/>
          <w:sz w:val="22"/>
          <w:szCs w:val="22"/>
        </w:rPr>
        <w:t xml:space="preserve">, conformément à </w:t>
      </w:r>
      <w:r w:rsidRPr="000A023D">
        <w:rPr>
          <w:rFonts w:ascii="Montserrat" w:hAnsi="Montserrat"/>
          <w:sz w:val="22"/>
          <w:szCs w:val="22"/>
        </w:rPr>
        <w:t>un</w:t>
      </w:r>
      <w:r w:rsidRPr="0064627A">
        <w:rPr>
          <w:rFonts w:ascii="Montserrat" w:hAnsi="Montserrat"/>
          <w:b/>
          <w:bCs/>
          <w:sz w:val="22"/>
          <w:szCs w:val="22"/>
        </w:rPr>
        <w:t xml:space="preserve"> </w:t>
      </w:r>
      <w:r w:rsidRPr="0064627A">
        <w:rPr>
          <w:rStyle w:val="lev"/>
          <w:rFonts w:ascii="Montserrat" w:eastAsiaTheme="majorEastAsia" w:hAnsi="Montserrat"/>
          <w:b w:val="0"/>
          <w:bCs w:val="0"/>
          <w:sz w:val="22"/>
          <w:szCs w:val="22"/>
        </w:rPr>
        <w:t>protocole d’appel rigoureux</w:t>
      </w:r>
      <w:r w:rsidRPr="0064627A">
        <w:rPr>
          <w:rFonts w:ascii="Montserrat" w:hAnsi="Montserrat"/>
          <w:sz w:val="22"/>
          <w:szCs w:val="22"/>
        </w:rPr>
        <w:t xml:space="preserve"> défini en amont. Le questionnaire élaboré spécifiquement pour cette évaluation, ainsi que le</w:t>
      </w:r>
      <w:r w:rsidRPr="0064627A">
        <w:rPr>
          <w:rFonts w:ascii="Montserrat" w:hAnsi="Montserrat"/>
          <w:b/>
          <w:bCs/>
          <w:sz w:val="22"/>
          <w:szCs w:val="22"/>
        </w:rPr>
        <w:t xml:space="preserve"> </w:t>
      </w:r>
      <w:r w:rsidRPr="0064627A">
        <w:rPr>
          <w:rStyle w:val="lev"/>
          <w:rFonts w:ascii="Montserrat" w:eastAsiaTheme="majorEastAsia" w:hAnsi="Montserrat"/>
          <w:b w:val="0"/>
          <w:bCs w:val="0"/>
          <w:sz w:val="22"/>
          <w:szCs w:val="22"/>
        </w:rPr>
        <w:t>plan d’analyse</w:t>
      </w:r>
      <w:r w:rsidRPr="0064627A">
        <w:rPr>
          <w:rFonts w:ascii="Montserrat" w:hAnsi="Montserrat"/>
          <w:sz w:val="22"/>
          <w:szCs w:val="22"/>
        </w:rPr>
        <w:t xml:space="preserve"> et le</w:t>
      </w:r>
      <w:r w:rsidRPr="0064627A">
        <w:rPr>
          <w:rFonts w:ascii="Montserrat" w:hAnsi="Montserrat"/>
          <w:b/>
          <w:bCs/>
          <w:sz w:val="22"/>
          <w:szCs w:val="22"/>
        </w:rPr>
        <w:t xml:space="preserve"> </w:t>
      </w:r>
      <w:r w:rsidRPr="0064627A">
        <w:rPr>
          <w:rStyle w:val="lev"/>
          <w:rFonts w:ascii="Montserrat" w:eastAsiaTheme="majorEastAsia" w:hAnsi="Montserrat"/>
          <w:b w:val="0"/>
          <w:bCs w:val="0"/>
          <w:sz w:val="22"/>
          <w:szCs w:val="22"/>
        </w:rPr>
        <w:t>manuel de l’agent enquêteur</w:t>
      </w:r>
      <w:r w:rsidRPr="0064627A">
        <w:rPr>
          <w:rFonts w:ascii="Montserrat" w:hAnsi="Montserrat"/>
          <w:b/>
          <w:bCs/>
          <w:sz w:val="22"/>
          <w:szCs w:val="22"/>
        </w:rPr>
        <w:t xml:space="preserve"> </w:t>
      </w:r>
      <w:r w:rsidRPr="0064627A">
        <w:rPr>
          <w:rFonts w:ascii="Montserrat" w:hAnsi="Montserrat"/>
          <w:sz w:val="22"/>
          <w:szCs w:val="22"/>
        </w:rPr>
        <w:t xml:space="preserve">vont être validés </w:t>
      </w:r>
      <w:r w:rsidR="003C3258">
        <w:rPr>
          <w:rFonts w:ascii="Montserrat" w:hAnsi="Montserrat"/>
          <w:sz w:val="22"/>
          <w:szCs w:val="22"/>
        </w:rPr>
        <w:t>par le comité de pilotage de l’évaluation.</w:t>
      </w:r>
    </w:p>
    <w:p w14:paraId="06713A57" w14:textId="447485DD"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Les </w:t>
      </w:r>
      <w:r w:rsidRPr="00705EEE">
        <w:rPr>
          <w:rStyle w:val="lev"/>
          <w:rFonts w:ascii="Montserrat" w:eastAsiaTheme="majorEastAsia" w:hAnsi="Montserrat"/>
          <w:b w:val="0"/>
          <w:bCs w:val="0"/>
          <w:sz w:val="22"/>
          <w:szCs w:val="22"/>
        </w:rPr>
        <w:t>agents enquêteurs</w:t>
      </w:r>
      <w:r w:rsidRPr="0064627A">
        <w:rPr>
          <w:rFonts w:ascii="Montserrat" w:hAnsi="Montserrat"/>
          <w:sz w:val="22"/>
          <w:szCs w:val="22"/>
        </w:rPr>
        <w:t xml:space="preserve"> seront recrutés et formés pour la prise en main du questionnaire, la gestion des appels téléphoniques et l'utilisation des formulaires </w:t>
      </w:r>
      <w:r w:rsidRPr="00AE7B4C">
        <w:rPr>
          <w:rStyle w:val="lev"/>
          <w:rFonts w:ascii="Montserrat" w:eastAsiaTheme="majorEastAsia" w:hAnsi="Montserrat"/>
          <w:b w:val="0"/>
          <w:bCs w:val="0"/>
          <w:sz w:val="22"/>
          <w:szCs w:val="22"/>
        </w:rPr>
        <w:t>développés sous CSPRO</w:t>
      </w:r>
      <w:r w:rsidRPr="0064627A">
        <w:rPr>
          <w:rFonts w:ascii="Montserrat" w:hAnsi="Montserrat"/>
          <w:sz w:val="22"/>
          <w:szCs w:val="22"/>
        </w:rPr>
        <w:t xml:space="preserve">, afin d'assurer la cohérence et la qualité de la collecte des données. La formation des enquêteurs aura lieu avant le démarrage de la collecte. </w:t>
      </w:r>
    </w:p>
    <w:p w14:paraId="40D7BEAC" w14:textId="1F7FA111"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Les opérations de collecte seront supervisées par les représentants les membres de l’équipe de consultants, qui assureront un suivi régulier </w:t>
      </w:r>
      <w:r w:rsidR="00A51542">
        <w:rPr>
          <w:rFonts w:ascii="Montserrat" w:hAnsi="Montserrat"/>
          <w:sz w:val="22"/>
          <w:szCs w:val="22"/>
        </w:rPr>
        <w:t xml:space="preserve">par le biais de la plateforme de synchronisation des données </w:t>
      </w:r>
      <w:r w:rsidRPr="0064627A">
        <w:rPr>
          <w:rFonts w:ascii="Montserrat" w:hAnsi="Montserrat"/>
          <w:sz w:val="22"/>
          <w:szCs w:val="22"/>
        </w:rPr>
        <w:t>pour garantir la conformité et la rigueur du processus.</w:t>
      </w:r>
    </w:p>
    <w:p w14:paraId="2FBAA6A0" w14:textId="77777777" w:rsidR="0064627A" w:rsidRPr="0064627A" w:rsidRDefault="0064627A" w:rsidP="00944601">
      <w:pPr>
        <w:pStyle w:val="Titre3"/>
      </w:pPr>
      <w:bookmarkStart w:id="98" w:name="_Toc218586986"/>
      <w:bookmarkStart w:id="99" w:name="_Toc219216667"/>
      <w:r w:rsidRPr="0064627A">
        <w:rPr>
          <w:rStyle w:val="lev"/>
          <w:b/>
          <w:bCs w:val="0"/>
        </w:rPr>
        <w:t>Contrôle de qualité</w:t>
      </w:r>
      <w:bookmarkEnd w:id="98"/>
      <w:bookmarkEnd w:id="99"/>
    </w:p>
    <w:p w14:paraId="26970F4F" w14:textId="1F642AD0"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Afin d’assurer la qualité des données collectées, une série de </w:t>
      </w:r>
      <w:r w:rsidRPr="00555D90">
        <w:rPr>
          <w:rStyle w:val="lev"/>
          <w:rFonts w:ascii="Montserrat" w:eastAsiaTheme="majorEastAsia" w:hAnsi="Montserrat"/>
          <w:b w:val="0"/>
          <w:bCs w:val="0"/>
          <w:sz w:val="22"/>
          <w:szCs w:val="22"/>
        </w:rPr>
        <w:t>contrôles de qualité</w:t>
      </w:r>
      <w:r w:rsidRPr="0064627A">
        <w:rPr>
          <w:rFonts w:ascii="Montserrat" w:hAnsi="Montserrat"/>
          <w:sz w:val="22"/>
          <w:szCs w:val="22"/>
        </w:rPr>
        <w:t xml:space="preserve"> sera effectuée pendant la période de collecte.</w:t>
      </w:r>
      <w:r w:rsidR="00B35FF9">
        <w:rPr>
          <w:rFonts w:ascii="Montserrat" w:hAnsi="Montserrat"/>
          <w:sz w:val="22"/>
          <w:szCs w:val="22"/>
        </w:rPr>
        <w:t xml:space="preserve"> </w:t>
      </w:r>
      <w:r w:rsidRPr="0064627A">
        <w:rPr>
          <w:rFonts w:ascii="Montserrat" w:hAnsi="Montserrat"/>
          <w:sz w:val="22"/>
          <w:szCs w:val="22"/>
        </w:rPr>
        <w:t xml:space="preserve">Ces contrôles incluront des vérifications aléatoires des </w:t>
      </w:r>
      <w:r w:rsidR="00B35FF9">
        <w:rPr>
          <w:rFonts w:ascii="Montserrat" w:hAnsi="Montserrat"/>
          <w:sz w:val="22"/>
          <w:szCs w:val="22"/>
        </w:rPr>
        <w:t>informations</w:t>
      </w:r>
      <w:r w:rsidRPr="0064627A">
        <w:rPr>
          <w:rFonts w:ascii="Montserrat" w:hAnsi="Montserrat"/>
          <w:sz w:val="22"/>
          <w:szCs w:val="22"/>
        </w:rPr>
        <w:t xml:space="preserve"> collectés. En particulier, des agents de contrôle procéderont à des </w:t>
      </w:r>
      <w:r w:rsidRPr="00F959C6">
        <w:rPr>
          <w:rStyle w:val="lev"/>
          <w:rFonts w:ascii="Montserrat" w:eastAsiaTheme="majorEastAsia" w:hAnsi="Montserrat"/>
          <w:b w:val="0"/>
          <w:bCs w:val="0"/>
          <w:sz w:val="22"/>
          <w:szCs w:val="22"/>
        </w:rPr>
        <w:t>vérifications des incohérences</w:t>
      </w:r>
      <w:r w:rsidRPr="00F959C6">
        <w:rPr>
          <w:rFonts w:ascii="Montserrat" w:hAnsi="Montserrat"/>
          <w:sz w:val="22"/>
          <w:szCs w:val="22"/>
        </w:rPr>
        <w:t>,</w:t>
      </w:r>
      <w:r w:rsidRPr="0064627A">
        <w:rPr>
          <w:rFonts w:ascii="Montserrat" w:hAnsi="Montserrat"/>
          <w:sz w:val="22"/>
          <w:szCs w:val="22"/>
        </w:rPr>
        <w:t xml:space="preserve"> des </w:t>
      </w:r>
      <w:r w:rsidRPr="00F959C6">
        <w:rPr>
          <w:rStyle w:val="lev"/>
          <w:rFonts w:ascii="Montserrat" w:eastAsiaTheme="majorEastAsia" w:hAnsi="Montserrat"/>
          <w:b w:val="0"/>
          <w:bCs w:val="0"/>
          <w:sz w:val="22"/>
          <w:szCs w:val="22"/>
        </w:rPr>
        <w:t>valeurs manquantes</w:t>
      </w:r>
      <w:r w:rsidRPr="0064627A">
        <w:rPr>
          <w:rFonts w:ascii="Montserrat" w:hAnsi="Montserrat"/>
          <w:sz w:val="22"/>
          <w:szCs w:val="22"/>
        </w:rPr>
        <w:t xml:space="preserve"> et des </w:t>
      </w:r>
      <w:r w:rsidRPr="00F959C6">
        <w:rPr>
          <w:rStyle w:val="lev"/>
          <w:rFonts w:ascii="Montserrat" w:eastAsiaTheme="majorEastAsia" w:hAnsi="Montserrat"/>
          <w:b w:val="0"/>
          <w:bCs w:val="0"/>
          <w:sz w:val="22"/>
          <w:szCs w:val="22"/>
        </w:rPr>
        <w:t>valeurs aberrantes</w:t>
      </w:r>
      <w:r w:rsidRPr="0064627A">
        <w:rPr>
          <w:rFonts w:ascii="Montserrat" w:hAnsi="Montserrat"/>
          <w:sz w:val="22"/>
          <w:szCs w:val="22"/>
        </w:rPr>
        <w:t xml:space="preserve"> dans les réponses. L’équipe de suivi effectuera deux sessions de contrôle qualité : une à mi-parcours et une autre le dernier jour de la collecte.</w:t>
      </w:r>
      <w:r w:rsidR="00993E1F">
        <w:rPr>
          <w:rFonts w:ascii="Montserrat" w:hAnsi="Montserrat"/>
          <w:sz w:val="22"/>
          <w:szCs w:val="22"/>
        </w:rPr>
        <w:t xml:space="preserve"> </w:t>
      </w:r>
      <w:r w:rsidR="000127DC">
        <w:rPr>
          <w:rFonts w:ascii="Montserrat" w:hAnsi="Montserrat"/>
          <w:sz w:val="22"/>
          <w:szCs w:val="22"/>
        </w:rPr>
        <w:t xml:space="preserve">Les corrections nécessaires seront donc prises en compte par </w:t>
      </w:r>
      <w:r w:rsidR="00D64323">
        <w:rPr>
          <w:rFonts w:ascii="Montserrat" w:hAnsi="Montserrat"/>
          <w:sz w:val="22"/>
          <w:szCs w:val="22"/>
        </w:rPr>
        <w:t>les e</w:t>
      </w:r>
      <w:r w:rsidR="00BF6595">
        <w:rPr>
          <w:rFonts w:ascii="Montserrat" w:hAnsi="Montserrat"/>
          <w:sz w:val="22"/>
          <w:szCs w:val="22"/>
        </w:rPr>
        <w:t>nquêteurs.</w:t>
      </w:r>
    </w:p>
    <w:p w14:paraId="0C33129C" w14:textId="77777777" w:rsidR="0064627A" w:rsidRPr="0064627A" w:rsidRDefault="0064627A" w:rsidP="00944601">
      <w:pPr>
        <w:pStyle w:val="Titre3"/>
      </w:pPr>
      <w:bookmarkStart w:id="100" w:name="_Toc218586987"/>
      <w:bookmarkStart w:id="101" w:name="_Toc219216668"/>
      <w:r w:rsidRPr="0064627A">
        <w:rPr>
          <w:rStyle w:val="lev"/>
          <w:b/>
          <w:bCs w:val="0"/>
        </w:rPr>
        <w:lastRenderedPageBreak/>
        <w:t>Taux de participation et traitement des données</w:t>
      </w:r>
      <w:bookmarkEnd w:id="100"/>
      <w:bookmarkEnd w:id="101"/>
    </w:p>
    <w:p w14:paraId="1E5D9409" w14:textId="6C63AF68"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Environ </w:t>
      </w:r>
      <w:r w:rsidR="00E219E2">
        <w:rPr>
          <w:rStyle w:val="lev"/>
          <w:rFonts w:ascii="Montserrat" w:eastAsiaTheme="majorEastAsia" w:hAnsi="Montserrat"/>
          <w:b w:val="0"/>
          <w:bCs w:val="0"/>
          <w:sz w:val="22"/>
          <w:szCs w:val="22"/>
        </w:rPr>
        <w:t>1000</w:t>
      </w:r>
      <w:r w:rsidR="00C30169">
        <w:rPr>
          <w:rStyle w:val="lev"/>
          <w:rFonts w:ascii="Montserrat" w:eastAsiaTheme="majorEastAsia" w:hAnsi="Montserrat"/>
          <w:b w:val="0"/>
          <w:bCs w:val="0"/>
          <w:sz w:val="22"/>
          <w:szCs w:val="22"/>
        </w:rPr>
        <w:t xml:space="preserve"> bénéficiaires </w:t>
      </w:r>
      <w:r w:rsidRPr="0064627A">
        <w:rPr>
          <w:rFonts w:ascii="Montserrat" w:hAnsi="Montserrat"/>
          <w:sz w:val="22"/>
          <w:szCs w:val="22"/>
        </w:rPr>
        <w:t xml:space="preserve">seront appelés à participer à l’enquête, et nous visons un taux de participation supérieur à </w:t>
      </w:r>
      <w:r w:rsidRPr="00311D35">
        <w:rPr>
          <w:rStyle w:val="lev"/>
          <w:rFonts w:ascii="Montserrat" w:eastAsiaTheme="majorEastAsia" w:hAnsi="Montserrat"/>
          <w:b w:val="0"/>
          <w:bCs w:val="0"/>
          <w:sz w:val="22"/>
          <w:szCs w:val="22"/>
        </w:rPr>
        <w:t>70%</w:t>
      </w:r>
      <w:r w:rsidRPr="0064627A">
        <w:rPr>
          <w:rFonts w:ascii="Montserrat" w:hAnsi="Montserrat"/>
          <w:sz w:val="22"/>
          <w:szCs w:val="22"/>
        </w:rPr>
        <w:t xml:space="preserve">. Une fois les données collectées, le traitement des résultats sera effectué avec </w:t>
      </w:r>
      <w:r w:rsidR="00935A08">
        <w:rPr>
          <w:rFonts w:ascii="Montserrat" w:hAnsi="Montserrat"/>
          <w:sz w:val="22"/>
          <w:szCs w:val="22"/>
        </w:rPr>
        <w:t>le</w:t>
      </w:r>
      <w:r w:rsidR="00837546">
        <w:rPr>
          <w:rFonts w:ascii="Montserrat" w:hAnsi="Montserrat"/>
          <w:sz w:val="22"/>
          <w:szCs w:val="22"/>
        </w:rPr>
        <w:t xml:space="preserve">s outils statistiques tels que Excel et </w:t>
      </w:r>
      <w:r w:rsidRPr="00311D35">
        <w:rPr>
          <w:rStyle w:val="lev"/>
          <w:rFonts w:ascii="Montserrat" w:eastAsiaTheme="majorEastAsia" w:hAnsi="Montserrat"/>
          <w:b w:val="0"/>
          <w:bCs w:val="0"/>
          <w:sz w:val="22"/>
          <w:szCs w:val="22"/>
        </w:rPr>
        <w:t>Stata</w:t>
      </w:r>
      <w:r w:rsidR="00837546">
        <w:rPr>
          <w:rStyle w:val="lev"/>
          <w:rFonts w:ascii="Montserrat" w:eastAsiaTheme="majorEastAsia" w:hAnsi="Montserrat"/>
          <w:b w:val="0"/>
          <w:bCs w:val="0"/>
          <w:sz w:val="22"/>
          <w:szCs w:val="22"/>
        </w:rPr>
        <w:t xml:space="preserve"> 17</w:t>
      </w:r>
      <w:r w:rsidRPr="0064627A">
        <w:rPr>
          <w:rFonts w:ascii="Montserrat" w:hAnsi="Montserrat"/>
          <w:sz w:val="22"/>
          <w:szCs w:val="22"/>
        </w:rPr>
        <w:t xml:space="preserve">. Les données seront </w:t>
      </w:r>
      <w:r w:rsidR="00DB2C7F">
        <w:rPr>
          <w:rFonts w:ascii="Montserrat" w:hAnsi="Montserrat"/>
          <w:sz w:val="22"/>
          <w:szCs w:val="22"/>
        </w:rPr>
        <w:t xml:space="preserve">apurées </w:t>
      </w:r>
      <w:r w:rsidRPr="0064627A">
        <w:rPr>
          <w:rFonts w:ascii="Montserrat" w:hAnsi="Montserrat"/>
          <w:sz w:val="22"/>
          <w:szCs w:val="22"/>
        </w:rPr>
        <w:t xml:space="preserve">pour identifier et corriger toute incohérence ou problème de qualité. Après traitement, l’échantillon validé comprendra environ </w:t>
      </w:r>
      <w:r w:rsidR="00B20EF4">
        <w:rPr>
          <w:rStyle w:val="lev"/>
          <w:rFonts w:ascii="Montserrat" w:eastAsiaTheme="majorEastAsia" w:hAnsi="Montserrat"/>
          <w:b w:val="0"/>
          <w:bCs w:val="0"/>
          <w:sz w:val="22"/>
          <w:szCs w:val="22"/>
        </w:rPr>
        <w:t>406</w:t>
      </w:r>
      <w:r w:rsidRPr="00311D35">
        <w:rPr>
          <w:rStyle w:val="lev"/>
          <w:rFonts w:ascii="Montserrat" w:eastAsiaTheme="majorEastAsia" w:hAnsi="Montserrat"/>
          <w:b w:val="0"/>
          <w:bCs w:val="0"/>
          <w:sz w:val="22"/>
          <w:szCs w:val="22"/>
        </w:rPr>
        <w:t xml:space="preserve"> répondants</w:t>
      </w:r>
      <w:r w:rsidRPr="0064627A">
        <w:rPr>
          <w:rFonts w:ascii="Montserrat" w:hAnsi="Montserrat"/>
          <w:sz w:val="22"/>
          <w:szCs w:val="22"/>
        </w:rPr>
        <w:t xml:space="preserve">, répartis entre </w:t>
      </w:r>
      <w:r w:rsidR="00BC34D0">
        <w:rPr>
          <w:rStyle w:val="lev"/>
          <w:rFonts w:ascii="Montserrat" w:eastAsiaTheme="majorEastAsia" w:hAnsi="Montserrat"/>
          <w:b w:val="0"/>
          <w:bCs w:val="0"/>
          <w:sz w:val="22"/>
          <w:szCs w:val="22"/>
        </w:rPr>
        <w:t>145</w:t>
      </w:r>
      <w:r w:rsidRPr="00311D35">
        <w:rPr>
          <w:rStyle w:val="lev"/>
          <w:rFonts w:ascii="Montserrat" w:eastAsiaTheme="majorEastAsia" w:hAnsi="Montserrat"/>
          <w:b w:val="0"/>
          <w:bCs w:val="0"/>
          <w:sz w:val="22"/>
          <w:szCs w:val="22"/>
        </w:rPr>
        <w:t xml:space="preserve"> bénéficiaires</w:t>
      </w:r>
      <w:r w:rsidRPr="0064627A">
        <w:rPr>
          <w:rFonts w:ascii="Montserrat" w:hAnsi="Montserrat"/>
          <w:sz w:val="22"/>
          <w:szCs w:val="22"/>
        </w:rPr>
        <w:t xml:space="preserve"> du PSIE et </w:t>
      </w:r>
      <w:r w:rsidRPr="00311D35">
        <w:rPr>
          <w:rStyle w:val="lev"/>
          <w:rFonts w:ascii="Montserrat" w:eastAsiaTheme="majorEastAsia" w:hAnsi="Montserrat"/>
          <w:b w:val="0"/>
          <w:bCs w:val="0"/>
          <w:sz w:val="22"/>
          <w:szCs w:val="22"/>
        </w:rPr>
        <w:t>2</w:t>
      </w:r>
      <w:r w:rsidR="00BC34D0">
        <w:rPr>
          <w:rStyle w:val="lev"/>
          <w:rFonts w:ascii="Montserrat" w:eastAsiaTheme="majorEastAsia" w:hAnsi="Montserrat"/>
          <w:b w:val="0"/>
          <w:bCs w:val="0"/>
          <w:sz w:val="22"/>
          <w:szCs w:val="22"/>
        </w:rPr>
        <w:t>61</w:t>
      </w:r>
      <w:r w:rsidRPr="00311D35">
        <w:rPr>
          <w:rStyle w:val="lev"/>
          <w:rFonts w:ascii="Montserrat" w:eastAsiaTheme="majorEastAsia" w:hAnsi="Montserrat"/>
          <w:b w:val="0"/>
          <w:bCs w:val="0"/>
          <w:sz w:val="22"/>
          <w:szCs w:val="22"/>
        </w:rPr>
        <w:t xml:space="preserve"> non-bénéficiaires</w:t>
      </w:r>
      <w:r w:rsidRPr="0064627A">
        <w:rPr>
          <w:rFonts w:ascii="Montserrat" w:hAnsi="Montserrat"/>
          <w:sz w:val="22"/>
          <w:szCs w:val="22"/>
        </w:rPr>
        <w:t xml:space="preserve">, afin de garantir la comparabilité des groupes. </w:t>
      </w:r>
    </w:p>
    <w:p w14:paraId="0A773867" w14:textId="2309E6C6" w:rsidR="0064627A" w:rsidRDefault="0064627A" w:rsidP="00173636">
      <w:pPr>
        <w:pStyle w:val="NormalWeb"/>
        <w:spacing w:after="0" w:afterAutospacing="0" w:line="276" w:lineRule="auto"/>
        <w:jc w:val="both"/>
        <w:rPr>
          <w:rFonts w:ascii="Montserrat" w:hAnsi="Montserrat"/>
          <w:sz w:val="22"/>
          <w:szCs w:val="22"/>
        </w:rPr>
      </w:pPr>
      <w:r w:rsidRPr="0064627A">
        <w:rPr>
          <w:rFonts w:ascii="Montserrat" w:hAnsi="Montserrat"/>
          <w:sz w:val="22"/>
          <w:szCs w:val="22"/>
        </w:rPr>
        <w:t>Pour valider les effets obtenus à l'aide de la méthode de double différence, plusieurs tests statistiques doivent être réalisés afin de s'assurer de la validité interne des résultats. Parmi ces tests, nous allons utiliser le test de Student ou test de différence de moyenne. Il sera effectué pour vérifier si la différence entre les groupes avant et après l’intervention est significativement différente de zéro. Ce test permet de s'assurer que les changements observés ne sont pas dus au hasard.</w:t>
      </w:r>
    </w:p>
    <w:p w14:paraId="3422276C" w14:textId="77777777" w:rsidR="00311D35" w:rsidRPr="00311D35" w:rsidRDefault="00311D35" w:rsidP="00173636">
      <w:pPr>
        <w:pStyle w:val="NormalWeb"/>
        <w:spacing w:before="0" w:beforeAutospacing="0" w:after="0" w:afterAutospacing="0" w:line="276" w:lineRule="auto"/>
        <w:jc w:val="both"/>
        <w:rPr>
          <w:rFonts w:ascii="Montserrat" w:hAnsi="Montserrat"/>
          <w:sz w:val="22"/>
          <w:szCs w:val="22"/>
        </w:rPr>
      </w:pPr>
    </w:p>
    <w:p w14:paraId="6FB411F8" w14:textId="1AB63B8A" w:rsidR="1C69AB71" w:rsidRPr="000071A8" w:rsidRDefault="008C70B5" w:rsidP="00F662C4">
      <w:pPr>
        <w:pStyle w:val="Titre2"/>
        <w:rPr>
          <w:rFonts w:eastAsiaTheme="minorEastAsia"/>
          <w:highlight w:val="yellow"/>
        </w:rPr>
      </w:pPr>
      <w:bookmarkStart w:id="102" w:name="_Toc219216669"/>
      <w:r w:rsidRPr="000071A8">
        <w:rPr>
          <w:highlight w:val="yellow"/>
        </w:rPr>
        <w:t>Modèle</w:t>
      </w:r>
      <w:r w:rsidR="00ED1842" w:rsidRPr="000071A8">
        <w:rPr>
          <w:highlight w:val="yellow"/>
        </w:rPr>
        <w:t>s</w:t>
      </w:r>
      <w:r w:rsidRPr="000071A8">
        <w:rPr>
          <w:highlight w:val="yellow"/>
        </w:rPr>
        <w:t xml:space="preserve"> </w:t>
      </w:r>
      <w:r w:rsidR="0039191F" w:rsidRPr="000071A8">
        <w:rPr>
          <w:highlight w:val="yellow"/>
        </w:rPr>
        <w:t>d’évaluation</w:t>
      </w:r>
      <w:bookmarkEnd w:id="102"/>
    </w:p>
    <w:p w14:paraId="694F89F2" w14:textId="00608304" w:rsidR="00D24778" w:rsidRPr="00695D33" w:rsidRDefault="00D24778" w:rsidP="005366D2">
      <w:pPr>
        <w:spacing w:after="0" w:line="276" w:lineRule="auto"/>
        <w:jc w:val="both"/>
        <w:rPr>
          <w:rFonts w:ascii="Montserrat" w:hAnsi="Montserrat" w:cs="Arial"/>
        </w:rPr>
      </w:pPr>
      <w:r w:rsidRPr="00695D33">
        <w:rPr>
          <w:rFonts w:ascii="Montserrat" w:hAnsi="Montserrat" w:cs="Arial"/>
        </w:rPr>
        <w:t>Au regard des objectifs et livrables attendus de la mission, nous avons choisi d’utiliser les modèles d’évaluations centrées sur les questions ou les méthodes</w:t>
      </w:r>
      <w:r w:rsidRPr="00695D33">
        <w:rPr>
          <w:rStyle w:val="Appelnotedebasdep"/>
          <w:rFonts w:ascii="Montserrat" w:hAnsi="Montserrat" w:cs="Arial"/>
        </w:rPr>
        <w:footnoteReference w:id="1"/>
      </w:r>
      <w:r w:rsidRPr="00695D33">
        <w:rPr>
          <w:rFonts w:ascii="Montserrat" w:hAnsi="Montserrat" w:cs="Arial"/>
        </w:rPr>
        <w:t xml:space="preserve"> qui permettent de démontrer les critères d’évaluation contenus dans les TDR.</w:t>
      </w:r>
    </w:p>
    <w:p w14:paraId="0E78563B" w14:textId="7462CE34" w:rsidR="00D24778" w:rsidRPr="00695D33" w:rsidRDefault="00AB4A89" w:rsidP="00605278">
      <w:pPr>
        <w:spacing w:after="0" w:line="360" w:lineRule="auto"/>
        <w:jc w:val="both"/>
        <w:rPr>
          <w:rFonts w:ascii="Montserrat" w:eastAsia="Times New Roman" w:hAnsi="Montserrat" w:cs="Arial"/>
          <w:color w:val="000000" w:themeColor="text1"/>
        </w:rPr>
      </w:pPr>
      <w:r w:rsidRPr="00695D33">
        <w:rPr>
          <w:rFonts w:ascii="Montserrat" w:hAnsi="Montserrat" w:cs="Arial"/>
        </w:rPr>
        <w:t>Plusieurs</w:t>
      </w:r>
      <w:r w:rsidR="00D24778" w:rsidRPr="00695D33">
        <w:rPr>
          <w:rFonts w:ascii="Montserrat" w:hAnsi="Montserrat" w:cs="Arial"/>
        </w:rPr>
        <w:t xml:space="preserve"> modèles d’évaluation seront </w:t>
      </w:r>
      <w:r w:rsidR="00F31CFB" w:rsidRPr="00695D33">
        <w:rPr>
          <w:rFonts w:ascii="Montserrat" w:hAnsi="Montserrat" w:cs="Arial"/>
        </w:rPr>
        <w:t>utilisés</w:t>
      </w:r>
      <w:r w:rsidR="00D24778" w:rsidRPr="00695D33">
        <w:rPr>
          <w:rFonts w:ascii="Montserrat" w:hAnsi="Montserrat" w:cs="Arial"/>
        </w:rPr>
        <w:t xml:space="preserve"> dans une perspective de complémentarité. Il s’agit :</w:t>
      </w:r>
      <w:r w:rsidR="00D24778" w:rsidRPr="00695D33">
        <w:rPr>
          <w:rFonts w:ascii="Montserrat" w:eastAsia="Times New Roman" w:hAnsi="Montserrat" w:cs="Arial"/>
          <w:color w:val="000000" w:themeColor="text1"/>
        </w:rPr>
        <w:t xml:space="preserve"> </w:t>
      </w:r>
    </w:p>
    <w:p w14:paraId="14CABBF4" w14:textId="1EE2B67F" w:rsidR="43DB97B1" w:rsidRPr="00695D33" w:rsidRDefault="43DB97B1" w:rsidP="00CC21B2">
      <w:pPr>
        <w:spacing w:after="0" w:line="276" w:lineRule="auto"/>
        <w:jc w:val="both"/>
        <w:rPr>
          <w:rFonts w:ascii="Montserrat" w:eastAsia="Times New Roman" w:hAnsi="Montserrat" w:cs="Arial"/>
          <w:color w:val="000000" w:themeColor="text1"/>
        </w:rPr>
      </w:pPr>
    </w:p>
    <w:p w14:paraId="37606CA4" w14:textId="2804DABB" w:rsidR="00D24778" w:rsidRPr="00695D33" w:rsidRDefault="00D24778" w:rsidP="00BD7D6A">
      <w:pPr>
        <w:numPr>
          <w:ilvl w:val="0"/>
          <w:numId w:val="1"/>
        </w:numPr>
        <w:spacing w:after="200" w:line="276" w:lineRule="auto"/>
        <w:jc w:val="both"/>
        <w:rPr>
          <w:rFonts w:ascii="Montserrat" w:eastAsia="Times New Roman" w:hAnsi="Montserrat" w:cs="Arial"/>
          <w:color w:val="000000" w:themeColor="text1"/>
        </w:rPr>
      </w:pPr>
      <w:r w:rsidRPr="00695D33">
        <w:rPr>
          <w:rFonts w:ascii="Montserrat" w:hAnsi="Montserrat" w:cs="Arial"/>
          <w:b/>
          <w:bCs/>
        </w:rPr>
        <w:t>Modèle d’évaluation de la performance et de rendement</w:t>
      </w:r>
      <w:r w:rsidRPr="00695D33">
        <w:rPr>
          <w:rFonts w:ascii="Montserrat" w:eastAsia="Times New Roman" w:hAnsi="Montserrat" w:cs="Arial"/>
          <w:b/>
          <w:bCs/>
          <w:color w:val="000000" w:themeColor="text1"/>
        </w:rPr>
        <w:t xml:space="preserve">  </w:t>
      </w:r>
    </w:p>
    <w:p w14:paraId="09349FFB" w14:textId="77777777" w:rsidR="00D24778" w:rsidRPr="00695D33" w:rsidRDefault="00D24778" w:rsidP="009D5BC7">
      <w:pPr>
        <w:spacing w:after="0" w:line="276" w:lineRule="auto"/>
        <w:jc w:val="both"/>
        <w:rPr>
          <w:rFonts w:ascii="Montserrat" w:hAnsi="Montserrat" w:cs="Arial"/>
        </w:rPr>
      </w:pPr>
      <w:r w:rsidRPr="00695D33">
        <w:rPr>
          <w:rFonts w:ascii="Montserrat" w:hAnsi="Montserrat" w:cs="Arial"/>
        </w:rPr>
        <w:t xml:space="preserve">La mission attend au rang des livrables la comparaison des résultats obtenus à ceux escomptés ainsi que la documentation des facteurs ayant favorisé ou non ces résultats. Par ailleurs, les questions d’efficience de l’intervention ont été soulevées notamment l’utilisation optimale des ressources d’une part mais aussi l’organisation de la mise en œuvre, d’autre part. </w:t>
      </w:r>
    </w:p>
    <w:p w14:paraId="42EA0FD7" w14:textId="77777777" w:rsidR="00D24778" w:rsidRPr="00695D33" w:rsidRDefault="00D24778" w:rsidP="009D5BC7">
      <w:pPr>
        <w:spacing w:after="0" w:line="276" w:lineRule="auto"/>
        <w:jc w:val="both"/>
        <w:rPr>
          <w:rFonts w:ascii="Montserrat" w:hAnsi="Montserrat" w:cs="Arial"/>
        </w:rPr>
      </w:pPr>
    </w:p>
    <w:p w14:paraId="286E72AA" w14:textId="48D4C48F" w:rsidR="00D24778" w:rsidRPr="00695D33" w:rsidRDefault="00D24778" w:rsidP="009D5BC7">
      <w:pPr>
        <w:spacing w:after="0" w:line="276" w:lineRule="auto"/>
        <w:jc w:val="both"/>
        <w:rPr>
          <w:rFonts w:ascii="Montserrat" w:hAnsi="Montserrat" w:cs="Arial"/>
        </w:rPr>
      </w:pPr>
      <w:r w:rsidRPr="00695D33">
        <w:rPr>
          <w:rFonts w:ascii="Montserrat" w:hAnsi="Montserrat" w:cs="Arial"/>
        </w:rPr>
        <w:t xml:space="preserve">Cette méthode procédera à </w:t>
      </w:r>
      <w:r w:rsidRPr="00695D33">
        <w:rPr>
          <w:rFonts w:ascii="Montserrat" w:hAnsi="Montserrat" w:cs="Arial"/>
          <w:bCs/>
        </w:rPr>
        <w:t>l’analyse des indicateurs d</w:t>
      </w:r>
      <w:r w:rsidR="00C27195">
        <w:rPr>
          <w:rFonts w:ascii="Montserrat" w:hAnsi="Montserrat" w:cs="Arial"/>
          <w:bCs/>
        </w:rPr>
        <w:t xml:space="preserve">e résultat </w:t>
      </w:r>
      <w:r w:rsidRPr="00695D33">
        <w:rPr>
          <w:rFonts w:ascii="Montserrat" w:hAnsi="Montserrat" w:cs="Arial"/>
        </w:rPr>
        <w:t xml:space="preserve">du </w:t>
      </w:r>
      <w:r w:rsidR="00C27195">
        <w:rPr>
          <w:rFonts w:ascii="Montserrat" w:hAnsi="Montserrat" w:cs="Arial"/>
        </w:rPr>
        <w:t>PSIE</w:t>
      </w:r>
      <w:r w:rsidRPr="00695D33">
        <w:rPr>
          <w:rFonts w:ascii="Montserrat" w:hAnsi="Montserrat" w:cs="Arial"/>
        </w:rPr>
        <w:t xml:space="preserve">. L’exercice de la mesure de rendement suggéré dans ce volet de l’évaluation se basera sur </w:t>
      </w:r>
      <w:r w:rsidRPr="00695D33">
        <w:rPr>
          <w:rFonts w:ascii="Montserrat" w:hAnsi="Montserrat" w:cs="Arial"/>
          <w:bCs/>
        </w:rPr>
        <w:t>l’analyse coût-efficacité</w:t>
      </w:r>
      <w:r w:rsidRPr="00695D33">
        <w:rPr>
          <w:rFonts w:ascii="Montserrat" w:hAnsi="Montserrat" w:cs="Arial"/>
        </w:rPr>
        <w:t xml:space="preserve"> en se focalisant sur le coût par unité de résultats (extrants, effets à court terme) en fonction de la disponibilité de données.</w:t>
      </w:r>
    </w:p>
    <w:p w14:paraId="3031A925" w14:textId="77777777" w:rsidR="00D24778" w:rsidRPr="00695D33" w:rsidRDefault="00D24778" w:rsidP="00D24778">
      <w:pPr>
        <w:spacing w:after="0" w:line="276" w:lineRule="auto"/>
        <w:jc w:val="both"/>
        <w:rPr>
          <w:rFonts w:ascii="Montserrat" w:hAnsi="Montserrat" w:cs="Arial"/>
        </w:rPr>
      </w:pPr>
    </w:p>
    <w:p w14:paraId="7C32AB8E" w14:textId="121EB35C" w:rsidR="00D24778" w:rsidRPr="00695D33" w:rsidRDefault="00AB4A89" w:rsidP="00BD7D6A">
      <w:pPr>
        <w:numPr>
          <w:ilvl w:val="0"/>
          <w:numId w:val="1"/>
        </w:numPr>
        <w:spacing w:after="200" w:line="276" w:lineRule="auto"/>
        <w:jc w:val="both"/>
        <w:rPr>
          <w:rFonts w:ascii="Montserrat" w:eastAsia="Times New Roman" w:hAnsi="Montserrat" w:cs="Arial"/>
          <w:b/>
          <w:bCs/>
          <w:color w:val="000000" w:themeColor="text1"/>
        </w:rPr>
      </w:pPr>
      <w:r w:rsidRPr="00695D33">
        <w:rPr>
          <w:rFonts w:ascii="Montserrat" w:hAnsi="Montserrat" w:cs="Arial"/>
          <w:b/>
          <w:bCs/>
        </w:rPr>
        <w:t xml:space="preserve">Modèle quasi expérimental (évaluation </w:t>
      </w:r>
      <w:commentRangeStart w:id="103"/>
      <w:r w:rsidRPr="00695D33">
        <w:rPr>
          <w:rFonts w:ascii="Montserrat" w:hAnsi="Montserrat" w:cs="Arial"/>
          <w:b/>
          <w:bCs/>
        </w:rPr>
        <w:t xml:space="preserve">des changements, effets </w:t>
      </w:r>
      <w:commentRangeEnd w:id="103"/>
      <w:r w:rsidR="0072537D">
        <w:rPr>
          <w:rStyle w:val="Marquedecommentaire"/>
        </w:rPr>
        <w:commentReference w:id="103"/>
      </w:r>
      <w:r w:rsidRPr="00695D33">
        <w:rPr>
          <w:rFonts w:ascii="Montserrat" w:hAnsi="Montserrat" w:cs="Arial"/>
          <w:b/>
          <w:bCs/>
        </w:rPr>
        <w:t>et impacts)</w:t>
      </w:r>
    </w:p>
    <w:p w14:paraId="2F56FC92" w14:textId="77777777" w:rsidR="00461856" w:rsidRPr="00695D33" w:rsidRDefault="00461856" w:rsidP="00461856">
      <w:pPr>
        <w:pStyle w:val="NormalWeb"/>
        <w:spacing w:before="0" w:beforeAutospacing="0" w:after="0" w:afterAutospacing="0" w:line="276" w:lineRule="auto"/>
        <w:jc w:val="both"/>
        <w:rPr>
          <w:rFonts w:ascii="Montserrat" w:eastAsiaTheme="minorHAnsi" w:hAnsi="Montserrat" w:cstheme="minorBidi"/>
          <w:kern w:val="2"/>
          <w:sz w:val="22"/>
          <w:szCs w:val="22"/>
          <w:lang w:eastAsia="en-US"/>
          <w14:ligatures w14:val="standardContextual"/>
        </w:rPr>
      </w:pPr>
      <w:r w:rsidRPr="00695D33">
        <w:rPr>
          <w:rFonts w:ascii="Montserrat" w:eastAsiaTheme="minorHAnsi" w:hAnsi="Montserrat" w:cstheme="minorBidi"/>
          <w:kern w:val="2"/>
          <w:sz w:val="22"/>
          <w:szCs w:val="22"/>
          <w:lang w:eastAsia="en-US"/>
          <w14:ligatures w14:val="standardContextual"/>
        </w:rPr>
        <w:t xml:space="preserve">Afin de mesurer les changements à moyen terme du PSIE, nous avons opté pour un </w:t>
      </w:r>
      <w:r w:rsidRPr="00695D33">
        <w:rPr>
          <w:rFonts w:ascii="Montserrat" w:eastAsiaTheme="minorHAnsi" w:hAnsi="Montserrat" w:cstheme="minorBidi"/>
          <w:b/>
          <w:bCs/>
          <w:kern w:val="2"/>
          <w:sz w:val="22"/>
          <w:szCs w:val="22"/>
          <w:lang w:eastAsia="en-US"/>
          <w14:ligatures w14:val="standardContextual"/>
        </w:rPr>
        <w:t>devis quasi expérimental</w:t>
      </w:r>
      <w:r w:rsidRPr="00695D33">
        <w:rPr>
          <w:rFonts w:ascii="Montserrat" w:eastAsiaTheme="minorHAnsi" w:hAnsi="Montserrat" w:cstheme="minorBidi"/>
          <w:kern w:val="2"/>
          <w:sz w:val="22"/>
          <w:szCs w:val="22"/>
          <w:lang w:eastAsia="en-US"/>
          <w14:ligatures w14:val="standardContextual"/>
        </w:rPr>
        <w:t xml:space="preserve"> </w:t>
      </w:r>
      <w:r w:rsidRPr="00695D33">
        <w:rPr>
          <w:rFonts w:ascii="Montserrat" w:eastAsiaTheme="minorHAnsi" w:hAnsi="Montserrat" w:cstheme="minorBidi"/>
          <w:b/>
          <w:bCs/>
          <w:kern w:val="2"/>
          <w:sz w:val="22"/>
          <w:szCs w:val="22"/>
          <w:lang w:eastAsia="en-US"/>
          <w14:ligatures w14:val="standardContextual"/>
        </w:rPr>
        <w:t>avec groupe apparié et mesures avant-après</w:t>
      </w:r>
      <w:r w:rsidRPr="00695D33">
        <w:rPr>
          <w:rFonts w:ascii="Montserrat" w:eastAsiaTheme="minorHAnsi" w:hAnsi="Montserrat" w:cstheme="minorBidi"/>
          <w:kern w:val="2"/>
          <w:sz w:val="22"/>
          <w:szCs w:val="22"/>
          <w:lang w:eastAsia="en-US"/>
          <w14:ligatures w14:val="standardContextual"/>
        </w:rPr>
        <w:t xml:space="preserve">. Cette approche est particulièrement adaptée pour évaluer les effets à moyen terme du </w:t>
      </w:r>
      <w:r w:rsidRPr="00695D33">
        <w:rPr>
          <w:rFonts w:ascii="Montserrat" w:eastAsiaTheme="minorHAnsi" w:hAnsi="Montserrat" w:cstheme="minorBidi"/>
          <w:kern w:val="2"/>
          <w:sz w:val="22"/>
          <w:szCs w:val="22"/>
          <w:lang w:eastAsia="en-US"/>
          <w14:ligatures w14:val="standardContextual"/>
        </w:rPr>
        <w:lastRenderedPageBreak/>
        <w:t xml:space="preserve">programme, car elle permet de comparer l’évolution des indicateurs de résultats avant et après l’intervention pour les bénéficiaires, tout en prenant en compte un groupe de contrôle (non-bénéficiaires). Le devis quasi expérimental repose sur la méthode des doubles différences (Difference-in-Differences, DiD). La formule utilisée pour estimer l'impact est la suivante : </w:t>
      </w:r>
    </w:p>
    <w:p w14:paraId="37243891" w14:textId="77777777" w:rsidR="00461856" w:rsidRPr="00695D33" w:rsidRDefault="00461856" w:rsidP="00461856">
      <w:pPr>
        <w:pStyle w:val="NormalWeb"/>
        <w:spacing w:before="0" w:beforeAutospacing="0" w:after="0" w:afterAutospacing="0" w:line="276" w:lineRule="auto"/>
        <w:jc w:val="both"/>
        <w:rPr>
          <w:rFonts w:ascii="Montserrat" w:hAnsi="Montserrat"/>
          <w:sz w:val="22"/>
          <w:szCs w:val="22"/>
        </w:rPr>
      </w:pPr>
      <w:r w:rsidRPr="00695D33">
        <w:rPr>
          <w:rFonts w:ascii="Montserrat" w:eastAsiaTheme="minorHAnsi" w:hAnsi="Montserrat" w:cstheme="minorBidi"/>
          <w:kern w:val="2"/>
          <w:sz w:val="22"/>
          <w:szCs w:val="22"/>
          <w:lang w:eastAsia="en-US"/>
          <w14:ligatures w14:val="standardContextual"/>
        </w:rPr>
        <w:br/>
      </w:r>
      <w:r w:rsidRPr="00695D33">
        <w:rPr>
          <w:rFonts w:ascii="Montserrat" w:eastAsiaTheme="minorHAnsi" w:hAnsi="Montserrat" w:cstheme="minorBidi"/>
          <w:b/>
          <w:bCs/>
          <w:kern w:val="2"/>
          <w:sz w:val="22"/>
          <w:szCs w:val="22"/>
          <w:lang w:eastAsia="en-US"/>
          <w14:ligatures w14:val="standardContextual"/>
        </w:rPr>
        <w:t>E=(E2−E1)−(C2−C1)</w:t>
      </w:r>
      <w:r w:rsidRPr="00695D33">
        <w:rPr>
          <w:rFonts w:ascii="Montserrat" w:eastAsiaTheme="minorHAnsi" w:hAnsi="Montserrat" w:cstheme="minorBidi"/>
          <w:kern w:val="2"/>
          <w:sz w:val="22"/>
          <w:szCs w:val="22"/>
          <w:lang w:eastAsia="en-US"/>
          <w14:ligatures w14:val="standardContextual"/>
        </w:rPr>
        <w:t xml:space="preserve">, </w:t>
      </w:r>
      <w:r w:rsidRPr="00695D33">
        <w:rPr>
          <w:rFonts w:ascii="Montserrat" w:hAnsi="Montserrat"/>
          <w:sz w:val="22"/>
          <w:szCs w:val="22"/>
        </w:rPr>
        <w:t xml:space="preserve">où : </w:t>
      </w:r>
    </w:p>
    <w:p w14:paraId="039AF01E" w14:textId="77777777" w:rsidR="00461856" w:rsidRPr="00695D33" w:rsidRDefault="00461856" w:rsidP="00461856">
      <w:pPr>
        <w:pStyle w:val="NormalWeb"/>
        <w:spacing w:before="0" w:beforeAutospacing="0" w:after="0" w:afterAutospacing="0" w:line="276" w:lineRule="auto"/>
        <w:jc w:val="both"/>
        <w:rPr>
          <w:rFonts w:ascii="Montserrat" w:eastAsiaTheme="minorHAnsi" w:hAnsi="Montserrat" w:cstheme="minorBidi"/>
          <w:kern w:val="2"/>
          <w:sz w:val="22"/>
          <w:szCs w:val="22"/>
          <w:lang w:eastAsia="en-US"/>
          <w14:ligatures w14:val="standardContextual"/>
        </w:rPr>
      </w:pPr>
    </w:p>
    <w:p w14:paraId="69FA4F6A" w14:textId="77777777" w:rsidR="00461856" w:rsidRPr="00695D33" w:rsidRDefault="00461856" w:rsidP="00D05C04">
      <w:pPr>
        <w:pStyle w:val="NormalWeb"/>
        <w:numPr>
          <w:ilvl w:val="0"/>
          <w:numId w:val="15"/>
        </w:numPr>
        <w:spacing w:before="0" w:beforeAutospacing="0" w:after="0" w:afterAutospacing="0" w:line="276" w:lineRule="auto"/>
        <w:jc w:val="both"/>
        <w:rPr>
          <w:rFonts w:ascii="Montserrat" w:hAnsi="Montserrat"/>
          <w:sz w:val="22"/>
          <w:szCs w:val="22"/>
        </w:rPr>
      </w:pPr>
      <w:r w:rsidRPr="00695D33">
        <w:rPr>
          <w:rStyle w:val="lev"/>
          <w:rFonts w:ascii="Montserrat" w:eastAsiaTheme="majorEastAsia" w:hAnsi="Montserrat"/>
          <w:sz w:val="22"/>
          <w:szCs w:val="22"/>
        </w:rPr>
        <w:t>E2 et E1</w:t>
      </w:r>
      <w:r w:rsidRPr="00695D33">
        <w:rPr>
          <w:rFonts w:ascii="Montserrat" w:hAnsi="Montserrat"/>
          <w:sz w:val="22"/>
          <w:szCs w:val="22"/>
        </w:rPr>
        <w:t xml:space="preserve"> : Mesures des variables de résultats après et avant l’intervention pour le groupe expérimental (bénéficiaires).</w:t>
      </w:r>
    </w:p>
    <w:p w14:paraId="42C58F44" w14:textId="77777777" w:rsidR="00461856" w:rsidRPr="00695D33" w:rsidRDefault="00461856" w:rsidP="00D05C04">
      <w:pPr>
        <w:pStyle w:val="NormalWeb"/>
        <w:numPr>
          <w:ilvl w:val="0"/>
          <w:numId w:val="15"/>
        </w:numPr>
        <w:spacing w:before="0" w:beforeAutospacing="0" w:after="0" w:afterAutospacing="0" w:line="276" w:lineRule="auto"/>
        <w:jc w:val="both"/>
        <w:rPr>
          <w:rFonts w:ascii="Montserrat" w:hAnsi="Montserrat"/>
          <w:sz w:val="22"/>
          <w:szCs w:val="22"/>
        </w:rPr>
      </w:pPr>
      <w:r w:rsidRPr="00695D33">
        <w:rPr>
          <w:rStyle w:val="lev"/>
          <w:rFonts w:ascii="Montserrat" w:eastAsiaTheme="majorEastAsia" w:hAnsi="Montserrat"/>
          <w:sz w:val="22"/>
          <w:szCs w:val="22"/>
        </w:rPr>
        <w:t>C2 et C1</w:t>
      </w:r>
      <w:r w:rsidRPr="00695D33">
        <w:rPr>
          <w:rFonts w:ascii="Montserrat" w:hAnsi="Montserrat"/>
          <w:sz w:val="22"/>
          <w:szCs w:val="22"/>
        </w:rPr>
        <w:t xml:space="preserve"> : Mesures après et avant pour le groupe contrôle (non-bénéficiaires).</w:t>
      </w:r>
    </w:p>
    <w:p w14:paraId="301603EA" w14:textId="77777777" w:rsidR="00461856" w:rsidRPr="00695D33" w:rsidRDefault="00461856" w:rsidP="00461856">
      <w:pPr>
        <w:pStyle w:val="NormalWeb"/>
        <w:spacing w:before="0" w:beforeAutospacing="0" w:after="0" w:afterAutospacing="0" w:line="276" w:lineRule="auto"/>
        <w:jc w:val="both"/>
        <w:rPr>
          <w:rFonts w:ascii="Montserrat" w:hAnsi="Montserrat"/>
          <w:sz w:val="22"/>
          <w:szCs w:val="22"/>
        </w:rPr>
      </w:pPr>
    </w:p>
    <w:p w14:paraId="57A0E42D" w14:textId="77777777" w:rsidR="00461856" w:rsidRPr="00695D33" w:rsidRDefault="00461856" w:rsidP="00461856">
      <w:pPr>
        <w:pStyle w:val="Lgende"/>
        <w:spacing w:line="276" w:lineRule="auto"/>
        <w:rPr>
          <w:rFonts w:ascii="Montserrat" w:hAnsi="Montserrat"/>
          <w:b/>
          <w:bCs/>
          <w:i w:val="0"/>
          <w:iCs w:val="0"/>
          <w:sz w:val="22"/>
          <w:szCs w:val="22"/>
        </w:rPr>
      </w:pPr>
      <w:r w:rsidRPr="00695D33">
        <w:rPr>
          <w:rFonts w:ascii="Montserrat" w:hAnsi="Montserrat"/>
          <w:b/>
          <w:bCs/>
          <w:i w:val="0"/>
          <w:iCs w:val="0"/>
          <w:sz w:val="22"/>
          <w:szCs w:val="22"/>
        </w:rPr>
        <w:t xml:space="preserve">Figure </w:t>
      </w:r>
      <w:r w:rsidRPr="00695D33">
        <w:rPr>
          <w:rFonts w:ascii="Montserrat" w:hAnsi="Montserrat"/>
          <w:b/>
          <w:bCs/>
          <w:i w:val="0"/>
          <w:iCs w:val="0"/>
          <w:sz w:val="22"/>
          <w:szCs w:val="22"/>
        </w:rPr>
        <w:fldChar w:fldCharType="begin"/>
      </w:r>
      <w:r w:rsidRPr="00695D33">
        <w:rPr>
          <w:rFonts w:ascii="Montserrat" w:hAnsi="Montserrat"/>
          <w:b/>
          <w:bCs/>
          <w:i w:val="0"/>
          <w:iCs w:val="0"/>
          <w:sz w:val="22"/>
          <w:szCs w:val="22"/>
        </w:rPr>
        <w:instrText xml:space="preserve"> SEQ Figure \* ARABIC </w:instrText>
      </w:r>
      <w:r w:rsidRPr="00695D33">
        <w:rPr>
          <w:rFonts w:ascii="Montserrat" w:hAnsi="Montserrat"/>
          <w:b/>
          <w:bCs/>
          <w:i w:val="0"/>
          <w:iCs w:val="0"/>
          <w:sz w:val="22"/>
          <w:szCs w:val="22"/>
        </w:rPr>
        <w:fldChar w:fldCharType="separate"/>
      </w:r>
      <w:r w:rsidRPr="00695D33">
        <w:rPr>
          <w:rFonts w:ascii="Montserrat" w:hAnsi="Montserrat"/>
          <w:b/>
          <w:bCs/>
          <w:i w:val="0"/>
          <w:iCs w:val="0"/>
          <w:noProof/>
          <w:sz w:val="22"/>
          <w:szCs w:val="22"/>
        </w:rPr>
        <w:t>1</w:t>
      </w:r>
      <w:r w:rsidRPr="00695D33">
        <w:rPr>
          <w:rFonts w:ascii="Montserrat" w:hAnsi="Montserrat"/>
          <w:b/>
          <w:bCs/>
          <w:i w:val="0"/>
          <w:iCs w:val="0"/>
          <w:sz w:val="22"/>
          <w:szCs w:val="22"/>
        </w:rPr>
        <w:fldChar w:fldCharType="end"/>
      </w:r>
      <w:r w:rsidRPr="00695D33">
        <w:rPr>
          <w:rFonts w:ascii="Montserrat" w:hAnsi="Montserrat"/>
          <w:b/>
          <w:bCs/>
          <w:i w:val="0"/>
          <w:iCs w:val="0"/>
          <w:sz w:val="22"/>
          <w:szCs w:val="22"/>
        </w:rPr>
        <w:t> : représentation graphique d’un devis expérimental classique</w:t>
      </w:r>
    </w:p>
    <w:p w14:paraId="525E66B7" w14:textId="77777777" w:rsidR="00461856" w:rsidRPr="00695D33" w:rsidRDefault="00461856" w:rsidP="00461856">
      <w:pPr>
        <w:pStyle w:val="NormalWeb"/>
        <w:spacing w:before="0" w:beforeAutospacing="0" w:after="0" w:afterAutospacing="0" w:line="276" w:lineRule="auto"/>
        <w:jc w:val="both"/>
        <w:rPr>
          <w:rFonts w:ascii="Montserrat" w:hAnsi="Montserrat"/>
          <w:sz w:val="22"/>
          <w:szCs w:val="22"/>
        </w:rPr>
      </w:pPr>
      <w:r w:rsidRPr="00695D33">
        <w:rPr>
          <w:rFonts w:ascii="Montserrat" w:hAnsi="Montserrat"/>
          <w:noProof/>
          <w:sz w:val="22"/>
          <w:szCs w:val="22"/>
        </w:rPr>
        <w:drawing>
          <wp:inline distT="0" distB="0" distL="0" distR="0" wp14:anchorId="0A97688E" wp14:editId="6D92BC8A">
            <wp:extent cx="4044950" cy="2115663"/>
            <wp:effectExtent l="0" t="0" r="0" b="0"/>
            <wp:docPr id="1653764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4905" name=""/>
                    <pic:cNvPicPr/>
                  </pic:nvPicPr>
                  <pic:blipFill>
                    <a:blip r:embed="rId20"/>
                    <a:stretch>
                      <a:fillRect/>
                    </a:stretch>
                  </pic:blipFill>
                  <pic:spPr>
                    <a:xfrm>
                      <a:off x="0" y="0"/>
                      <a:ext cx="4085578" cy="2136913"/>
                    </a:xfrm>
                    <a:prstGeom prst="rect">
                      <a:avLst/>
                    </a:prstGeom>
                  </pic:spPr>
                </pic:pic>
              </a:graphicData>
            </a:graphic>
          </wp:inline>
        </w:drawing>
      </w:r>
    </w:p>
    <w:p w14:paraId="4EDA7F6B" w14:textId="77777777" w:rsidR="00461856" w:rsidRPr="00695D33" w:rsidRDefault="00461856" w:rsidP="00461856">
      <w:pPr>
        <w:spacing w:after="0"/>
        <w:jc w:val="both"/>
        <w:rPr>
          <w:rFonts w:ascii="Montserrat" w:hAnsi="Montserrat"/>
        </w:rPr>
      </w:pPr>
    </w:p>
    <w:p w14:paraId="54B611D6" w14:textId="04FF53CF" w:rsidR="003F2E18" w:rsidRPr="00695D33" w:rsidRDefault="00022F42" w:rsidP="00605278">
      <w:pPr>
        <w:jc w:val="both"/>
        <w:rPr>
          <w:rFonts w:ascii="Montserrat" w:eastAsia="Times New Roman" w:hAnsi="Montserrat" w:cs="Arial"/>
        </w:rPr>
      </w:pPr>
      <w:r w:rsidRPr="00695D33">
        <w:rPr>
          <w:rFonts w:ascii="Montserrat" w:hAnsi="Montserrat" w:cs="Arial"/>
        </w:rPr>
        <w:t>Pour valider un effet ou changement, des tests statistiques appropriés (t de Student ou chi 2 selon le cas) seront utilisés.</w:t>
      </w:r>
      <w:r w:rsidR="003F2E18" w:rsidRPr="00695D33">
        <w:rPr>
          <w:rFonts w:ascii="Montserrat" w:eastAsia="Times New Roman" w:hAnsi="Montserrat" w:cs="Arial"/>
        </w:rPr>
        <w:t xml:space="preserve"> </w:t>
      </w:r>
      <w:r w:rsidRPr="00695D33">
        <w:rPr>
          <w:rFonts w:ascii="Montserrat" w:eastAsia="Times New Roman" w:hAnsi="Montserrat" w:cs="Arial"/>
        </w:rPr>
        <w:t xml:space="preserve">Ces tests permettront de conclure sur la différence entre les mesures observées avant et après l’intervention </w:t>
      </w:r>
      <w:r w:rsidR="003F2E18" w:rsidRPr="00695D33">
        <w:rPr>
          <w:rFonts w:ascii="Montserrat" w:eastAsia="Times New Roman" w:hAnsi="Montserrat" w:cs="Arial"/>
        </w:rPr>
        <w:t xml:space="preserve">sont statistiquement significatifs aux seuils de : </w:t>
      </w:r>
      <w:r w:rsidRPr="00695D33">
        <w:rPr>
          <w:rFonts w:ascii="Montserrat" w:eastAsia="Times New Roman" w:hAnsi="Montserrat" w:cs="Arial"/>
        </w:rPr>
        <w:t>1%, 5% et 10%</w:t>
      </w:r>
      <w:r w:rsidR="003F2E18" w:rsidRPr="00695D33">
        <w:rPr>
          <w:rFonts w:ascii="Montserrat" w:eastAsia="Times New Roman" w:hAnsi="Montserrat" w:cs="Arial"/>
        </w:rPr>
        <w:t>.</w:t>
      </w:r>
    </w:p>
    <w:p w14:paraId="4EDC84BD" w14:textId="77777777" w:rsidR="00022F42" w:rsidRDefault="00022F42" w:rsidP="00605278">
      <w:pPr>
        <w:jc w:val="both"/>
        <w:rPr>
          <w:rFonts w:ascii="Montserrat" w:hAnsi="Montserrat" w:cs="Arial"/>
          <w:b/>
          <w:bCs/>
        </w:rPr>
      </w:pPr>
    </w:p>
    <w:p w14:paraId="6C747448" w14:textId="77777777" w:rsidR="00894C68" w:rsidRDefault="00894C68" w:rsidP="00605278">
      <w:pPr>
        <w:jc w:val="both"/>
        <w:rPr>
          <w:rFonts w:ascii="Montserrat" w:hAnsi="Montserrat" w:cs="Arial"/>
          <w:b/>
          <w:bCs/>
        </w:rPr>
      </w:pPr>
    </w:p>
    <w:p w14:paraId="1501D2C7" w14:textId="22A2E77A" w:rsidR="00154FAF" w:rsidRPr="00695D33" w:rsidRDefault="00154FAF" w:rsidP="00BD7D6A">
      <w:pPr>
        <w:numPr>
          <w:ilvl w:val="0"/>
          <w:numId w:val="1"/>
        </w:numPr>
        <w:spacing w:after="200" w:line="276" w:lineRule="auto"/>
        <w:jc w:val="both"/>
        <w:rPr>
          <w:rFonts w:ascii="Montserrat" w:hAnsi="Montserrat" w:cs="Arial"/>
          <w:b/>
          <w:bCs/>
        </w:rPr>
      </w:pPr>
      <w:r w:rsidRPr="00695D33">
        <w:rPr>
          <w:rFonts w:ascii="Montserrat" w:hAnsi="Montserrat" w:cs="Arial"/>
          <w:b/>
          <w:bCs/>
        </w:rPr>
        <w:t xml:space="preserve">de l’approche d’évaluation </w:t>
      </w:r>
      <w:r w:rsidR="000C32A4" w:rsidRPr="00695D33">
        <w:rPr>
          <w:rFonts w:ascii="Montserrat" w:hAnsi="Montserrat" w:cs="Arial"/>
          <w:b/>
          <w:bCs/>
        </w:rPr>
        <w:t>selon le genre</w:t>
      </w:r>
    </w:p>
    <w:p w14:paraId="01FFE7C0" w14:textId="4B2A18BE" w:rsidR="00154FAF" w:rsidRPr="00695D33" w:rsidRDefault="000C32A4" w:rsidP="006B53F3">
      <w:pPr>
        <w:spacing w:line="276" w:lineRule="auto"/>
        <w:jc w:val="both"/>
        <w:rPr>
          <w:rFonts w:ascii="Montserrat" w:hAnsi="Montserrat" w:cs="Arial"/>
        </w:rPr>
      </w:pPr>
      <w:r w:rsidRPr="00695D33">
        <w:rPr>
          <w:rFonts w:ascii="Montserrat" w:hAnsi="Montserrat" w:cs="Arial"/>
        </w:rPr>
        <w:t xml:space="preserve">Le genre n’a pas été évoqué tout au long des critères d’évaluation </w:t>
      </w:r>
      <w:r w:rsidR="003652DE" w:rsidRPr="00695D33">
        <w:rPr>
          <w:rFonts w:ascii="Montserrat" w:hAnsi="Montserrat" w:cs="Arial"/>
        </w:rPr>
        <w:t>énumérées par les TDR. Toutefois, au regard de l’envergure du programme et de la sensibilité d</w:t>
      </w:r>
      <w:r w:rsidR="00A72CBE" w:rsidRPr="00695D33">
        <w:rPr>
          <w:rFonts w:ascii="Montserrat" w:hAnsi="Montserrat" w:cs="Arial"/>
        </w:rPr>
        <w:t>u genre dans tous les programmes de développement, nous avons jugé nécessaire de procéder à son évaluation durant la mission.</w:t>
      </w:r>
    </w:p>
    <w:p w14:paraId="228BF901" w14:textId="68B55657" w:rsidR="00C35E6E" w:rsidRPr="00695D33" w:rsidRDefault="00FF1104" w:rsidP="00CA6014">
      <w:pPr>
        <w:spacing w:after="0" w:line="276" w:lineRule="auto"/>
        <w:jc w:val="both"/>
        <w:rPr>
          <w:rFonts w:ascii="Montserrat" w:hAnsi="Montserrat" w:cs="Arial"/>
        </w:rPr>
      </w:pPr>
      <w:r w:rsidRPr="006E177D">
        <w:rPr>
          <w:rFonts w:ascii="Montserrat" w:hAnsi="Montserrat" w:cs="Arial"/>
        </w:rPr>
        <w:t xml:space="preserve">Cette </w:t>
      </w:r>
      <w:r w:rsidR="00C974D9" w:rsidRPr="006E177D">
        <w:rPr>
          <w:rFonts w:ascii="Montserrat" w:hAnsi="Montserrat" w:cs="Arial"/>
        </w:rPr>
        <w:t xml:space="preserve">évaluation de la prise en compte du genre </w:t>
      </w:r>
      <w:r w:rsidR="00154FAF" w:rsidRPr="006E177D">
        <w:rPr>
          <w:rFonts w:ascii="Montserrat" w:hAnsi="Montserrat" w:cs="Arial"/>
        </w:rPr>
        <w:t xml:space="preserve">a pour objectif d’apprécier dans quelle mesure le </w:t>
      </w:r>
      <w:r w:rsidRPr="006E177D">
        <w:rPr>
          <w:rFonts w:ascii="Montserrat" w:hAnsi="Montserrat" w:cs="Arial"/>
        </w:rPr>
        <w:t>PSIE</w:t>
      </w:r>
      <w:r w:rsidR="00154FAF" w:rsidRPr="006E177D">
        <w:rPr>
          <w:rFonts w:ascii="Montserrat" w:hAnsi="Montserrat" w:cs="Arial"/>
        </w:rPr>
        <w:t xml:space="preserve"> prend en compte le genre dans sa formulation et sa mise en œuvre. </w:t>
      </w:r>
      <w:r w:rsidR="003C29EA" w:rsidRPr="006E177D">
        <w:rPr>
          <w:rFonts w:ascii="Montserrat" w:hAnsi="Montserrat" w:cs="Arial"/>
        </w:rPr>
        <w:t>La</w:t>
      </w:r>
      <w:r w:rsidR="00154FAF" w:rsidRPr="006E177D">
        <w:rPr>
          <w:rFonts w:ascii="Montserrat" w:hAnsi="Montserrat" w:cs="Arial"/>
        </w:rPr>
        <w:t xml:space="preserve"> matrice de diagnostic genre des systèmes nationaux de suivi évaluation développée par Africa Gender &amp; Development</w:t>
      </w:r>
      <w:r w:rsidR="00616EBC">
        <w:rPr>
          <w:rFonts w:ascii="Montserrat" w:hAnsi="Montserrat" w:cs="Arial"/>
        </w:rPr>
        <w:t xml:space="preserve"> </w:t>
      </w:r>
      <w:r w:rsidR="00154FAF" w:rsidRPr="006E177D">
        <w:rPr>
          <w:rFonts w:ascii="Montserrat" w:hAnsi="Montserrat" w:cs="Arial"/>
        </w:rPr>
        <w:t>Evaluators Network (AGDEN)</w:t>
      </w:r>
      <w:r w:rsidR="003C29EA" w:rsidRPr="006E177D">
        <w:rPr>
          <w:rFonts w:ascii="Montserrat" w:hAnsi="Montserrat" w:cs="Arial"/>
        </w:rPr>
        <w:t xml:space="preserve"> sera utilisée à cet effet</w:t>
      </w:r>
      <w:r w:rsidR="00154FAF" w:rsidRPr="006E177D">
        <w:rPr>
          <w:rFonts w:ascii="Montserrat" w:hAnsi="Montserrat" w:cs="Arial"/>
        </w:rPr>
        <w:t xml:space="preserve">. </w:t>
      </w:r>
      <w:r w:rsidR="009C6082" w:rsidRPr="006E177D">
        <w:rPr>
          <w:rFonts w:ascii="Montserrat" w:hAnsi="Montserrat" w:cs="Arial"/>
        </w:rPr>
        <w:t>Six</w:t>
      </w:r>
      <w:r w:rsidR="00154FAF" w:rsidRPr="006E177D">
        <w:rPr>
          <w:rFonts w:ascii="Montserrat" w:hAnsi="Montserrat" w:cs="Arial"/>
        </w:rPr>
        <w:t xml:space="preserve"> 6 critères </w:t>
      </w:r>
      <w:r w:rsidR="009C6082" w:rsidRPr="006E177D">
        <w:rPr>
          <w:rFonts w:ascii="Montserrat" w:hAnsi="Montserrat" w:cs="Arial"/>
        </w:rPr>
        <w:t xml:space="preserve">sont appliqués à ces composantes pour l’analyse </w:t>
      </w:r>
      <w:r w:rsidR="00154FAF" w:rsidRPr="006E177D">
        <w:rPr>
          <w:rFonts w:ascii="Montserrat" w:hAnsi="Montserrat" w:cs="Arial"/>
        </w:rPr>
        <w:t xml:space="preserve">: (1) </w:t>
      </w:r>
      <w:r w:rsidR="00507540" w:rsidRPr="006E177D">
        <w:rPr>
          <w:rFonts w:ascii="Montserrat" w:hAnsi="Montserrat" w:cs="Arial"/>
        </w:rPr>
        <w:t>égalité/</w:t>
      </w:r>
      <w:r w:rsidR="00154FAF" w:rsidRPr="006E177D">
        <w:rPr>
          <w:rFonts w:ascii="Montserrat" w:hAnsi="Montserrat" w:cs="Arial"/>
        </w:rPr>
        <w:t xml:space="preserve">équité genre (2) la budgétisation </w:t>
      </w:r>
      <w:r w:rsidR="00D4620B" w:rsidRPr="006E177D">
        <w:rPr>
          <w:rFonts w:ascii="Montserrat" w:hAnsi="Montserrat" w:cs="Arial"/>
        </w:rPr>
        <w:t xml:space="preserve">sensible au </w:t>
      </w:r>
      <w:r w:rsidR="00154FAF" w:rsidRPr="006E177D">
        <w:rPr>
          <w:rFonts w:ascii="Montserrat" w:hAnsi="Montserrat" w:cs="Arial"/>
        </w:rPr>
        <w:t xml:space="preserve">genre (3) la participation (4) </w:t>
      </w:r>
      <w:r w:rsidR="00154FAF" w:rsidRPr="006E177D">
        <w:rPr>
          <w:rFonts w:ascii="Montserrat" w:hAnsi="Montserrat" w:cs="Arial"/>
        </w:rPr>
        <w:lastRenderedPageBreak/>
        <w:t xml:space="preserve">la prise de décision (5) </w:t>
      </w:r>
      <w:r w:rsidR="00D4620B" w:rsidRPr="006E177D">
        <w:rPr>
          <w:rFonts w:ascii="Montserrat" w:hAnsi="Montserrat" w:cs="Arial"/>
        </w:rPr>
        <w:t xml:space="preserve">évaluabilité/ </w:t>
      </w:r>
      <w:r w:rsidR="00154FAF" w:rsidRPr="006E177D">
        <w:rPr>
          <w:rFonts w:ascii="Montserrat" w:hAnsi="Montserrat" w:cs="Arial"/>
        </w:rPr>
        <w:t xml:space="preserve">évaluation et la révision (6) la durabilité. Chaque critère est évalué à travers une série de questions dont les réponses sont fournies par la revue documentaire et les informateurs clés qui ont été interviewés. </w:t>
      </w:r>
      <w:r w:rsidR="00FB0C92" w:rsidRPr="006E177D">
        <w:rPr>
          <w:rFonts w:ascii="Montserrat" w:hAnsi="Montserrat" w:cs="Arial"/>
        </w:rPr>
        <w:t>Chaque critère est décliné en question avec une grille de scoring (preuve à l’appui) : 0 = inexistence, 1 = faible existence, 2 = existence moyenne, 3 = pleine existence (mise en œuvre évidente), n/a si non applicable. Les scores sont agrégés par critère et par composante, puis restitués dans un tableau de bord afin que la performance soit calculée.</w:t>
      </w:r>
    </w:p>
    <w:p w14:paraId="6B53D7D6" w14:textId="77777777" w:rsidR="00CA59B1" w:rsidRPr="00695D33" w:rsidRDefault="00CA59B1" w:rsidP="00CA6014">
      <w:pPr>
        <w:spacing w:after="0" w:line="276" w:lineRule="auto"/>
        <w:jc w:val="both"/>
        <w:rPr>
          <w:rFonts w:ascii="Montserrat" w:hAnsi="Montserrat" w:cs="Arial"/>
        </w:rPr>
      </w:pPr>
    </w:p>
    <w:p w14:paraId="2B45988B" w14:textId="109CE60B" w:rsidR="4FF570D9" w:rsidRPr="00695D33" w:rsidRDefault="00F379C7" w:rsidP="000C366F">
      <w:pPr>
        <w:pStyle w:val="Titre1"/>
      </w:pPr>
      <w:bookmarkStart w:id="104" w:name="_Toc206432741"/>
      <w:bookmarkStart w:id="105" w:name="_Toc219216670"/>
      <w:r w:rsidRPr="00695D33">
        <w:t>LIVRABLES</w:t>
      </w:r>
      <w:bookmarkEnd w:id="104"/>
      <w:bookmarkEnd w:id="105"/>
    </w:p>
    <w:p w14:paraId="4876E625" w14:textId="4E92EDFD" w:rsidR="4FF570D9" w:rsidRPr="00695D33" w:rsidRDefault="041B8CC2" w:rsidP="000E286D">
      <w:pPr>
        <w:spacing w:before="120" w:after="120" w:line="276" w:lineRule="auto"/>
        <w:jc w:val="both"/>
        <w:rPr>
          <w:rFonts w:ascii="Montserrat" w:hAnsi="Montserrat" w:cs="Arial"/>
        </w:rPr>
      </w:pPr>
      <w:r w:rsidRPr="00695D33">
        <w:rPr>
          <w:rFonts w:ascii="Montserrat" w:eastAsia="Times New Roman" w:hAnsi="Montserrat" w:cs="Arial"/>
        </w:rPr>
        <w:t>Les principaux livrables attendus au cours de la présente mission se présentent comme suit :</w:t>
      </w:r>
    </w:p>
    <w:p w14:paraId="1E7BAE35" w14:textId="560CC42A" w:rsidR="4FF570D9" w:rsidRPr="00695D33" w:rsidRDefault="4FF570D9" w:rsidP="00D05C04">
      <w:pPr>
        <w:pStyle w:val="Paragraphedeliste"/>
        <w:numPr>
          <w:ilvl w:val="0"/>
          <w:numId w:val="3"/>
        </w:numPr>
        <w:spacing w:before="120" w:after="120" w:line="276" w:lineRule="auto"/>
        <w:jc w:val="both"/>
        <w:rPr>
          <w:rFonts w:ascii="Montserrat" w:eastAsia="Times New Roman" w:hAnsi="Montserrat" w:cs="Arial"/>
        </w:rPr>
      </w:pPr>
      <w:r w:rsidRPr="00695D33">
        <w:rPr>
          <w:rFonts w:ascii="Montserrat" w:eastAsia="Times New Roman" w:hAnsi="Montserrat" w:cs="Arial"/>
        </w:rPr>
        <w:t xml:space="preserve">Rapport de démarrage de la mission </w:t>
      </w:r>
    </w:p>
    <w:p w14:paraId="16F41746" w14:textId="46F8D3BC" w:rsidR="4FF570D9" w:rsidRPr="00695D33" w:rsidRDefault="4FF570D9" w:rsidP="00D05C04">
      <w:pPr>
        <w:pStyle w:val="Paragraphedeliste"/>
        <w:numPr>
          <w:ilvl w:val="0"/>
          <w:numId w:val="3"/>
        </w:numPr>
        <w:spacing w:before="120" w:after="120" w:line="276" w:lineRule="auto"/>
        <w:jc w:val="both"/>
        <w:rPr>
          <w:rFonts w:ascii="Montserrat" w:eastAsia="Times New Roman" w:hAnsi="Montserrat" w:cs="Arial"/>
        </w:rPr>
      </w:pPr>
      <w:r w:rsidRPr="00695D33">
        <w:rPr>
          <w:rFonts w:ascii="Montserrat" w:eastAsia="Times New Roman" w:hAnsi="Montserrat" w:cs="Arial"/>
        </w:rPr>
        <w:t xml:space="preserve">Rapport provisoire </w:t>
      </w:r>
    </w:p>
    <w:p w14:paraId="37286220" w14:textId="23009D26" w:rsidR="004279EE" w:rsidRPr="00695D33" w:rsidRDefault="4FF570D9" w:rsidP="00D05C04">
      <w:pPr>
        <w:pStyle w:val="Paragraphedeliste"/>
        <w:numPr>
          <w:ilvl w:val="0"/>
          <w:numId w:val="3"/>
        </w:numPr>
        <w:spacing w:before="120" w:after="120" w:line="276" w:lineRule="auto"/>
        <w:jc w:val="both"/>
        <w:rPr>
          <w:rFonts w:ascii="Montserrat" w:eastAsia="Times New Roman" w:hAnsi="Montserrat" w:cs="Arial"/>
        </w:rPr>
      </w:pPr>
      <w:r w:rsidRPr="00695D33">
        <w:rPr>
          <w:rFonts w:ascii="Montserrat" w:eastAsia="Times New Roman" w:hAnsi="Montserrat" w:cs="Arial"/>
        </w:rPr>
        <w:t>Rapport définitif</w:t>
      </w:r>
    </w:p>
    <w:p w14:paraId="433617A2" w14:textId="77777777" w:rsidR="004279EE" w:rsidRPr="00695D33" w:rsidRDefault="004279EE" w:rsidP="004279EE">
      <w:pPr>
        <w:spacing w:after="0" w:line="276" w:lineRule="auto"/>
        <w:jc w:val="both"/>
        <w:rPr>
          <w:rFonts w:ascii="Montserrat" w:eastAsia="Times New Roman" w:hAnsi="Montserrat" w:cs="Arial"/>
        </w:rPr>
      </w:pPr>
    </w:p>
    <w:p w14:paraId="6A2C41B9" w14:textId="6A8F2C60" w:rsidR="0039191F" w:rsidRPr="00695D33" w:rsidRDefault="00F379C7" w:rsidP="000C366F">
      <w:pPr>
        <w:pStyle w:val="Titre1"/>
      </w:pPr>
      <w:bookmarkStart w:id="106" w:name="_Toc206432743"/>
      <w:bookmarkStart w:id="107" w:name="_Toc219216671"/>
      <w:r w:rsidRPr="00695D33">
        <w:t>PLAN DE REDACTION DU RAPPORT D’EVALUATION</w:t>
      </w:r>
      <w:bookmarkEnd w:id="106"/>
      <w:bookmarkEnd w:id="107"/>
    </w:p>
    <w:p w14:paraId="301DA2D2" w14:textId="28E222D4"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1. Résumé Exécutif</w:t>
      </w:r>
    </w:p>
    <w:p w14:paraId="7395BEBA" w14:textId="30BE16A4" w:rsidR="5B95F93F" w:rsidRPr="00695D33" w:rsidRDefault="5B95F93F" w:rsidP="00D05C04">
      <w:pPr>
        <w:pStyle w:val="Paragraphedeliste"/>
        <w:numPr>
          <w:ilvl w:val="0"/>
          <w:numId w:val="10"/>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Contexte et objectifs</w:t>
      </w:r>
    </w:p>
    <w:p w14:paraId="5F22390F" w14:textId="18E7478D" w:rsidR="5B95F93F" w:rsidRPr="00695D33" w:rsidRDefault="5B95F93F" w:rsidP="00D05C04">
      <w:pPr>
        <w:pStyle w:val="Paragraphedeliste"/>
        <w:numPr>
          <w:ilvl w:val="0"/>
          <w:numId w:val="10"/>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Principaux résultats</w:t>
      </w:r>
    </w:p>
    <w:p w14:paraId="7C6E157C" w14:textId="24417A65" w:rsidR="5B95F93F" w:rsidRPr="00695D33" w:rsidRDefault="5B95F93F" w:rsidP="00D05C04">
      <w:pPr>
        <w:pStyle w:val="Paragraphedeliste"/>
        <w:numPr>
          <w:ilvl w:val="0"/>
          <w:numId w:val="10"/>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Conclusions et recommandations clés</w:t>
      </w:r>
    </w:p>
    <w:p w14:paraId="2DA1ADFB" w14:textId="27E3915D"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2. Introduction</w:t>
      </w:r>
    </w:p>
    <w:p w14:paraId="70246D9C" w14:textId="291AD14C" w:rsidR="5B95F93F" w:rsidRPr="00695D33" w:rsidRDefault="5B95F93F" w:rsidP="00D05C04">
      <w:pPr>
        <w:pStyle w:val="Paragraphedeliste"/>
        <w:numPr>
          <w:ilvl w:val="0"/>
          <w:numId w:val="9"/>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Contexte général et justification de l’évaluation</w:t>
      </w:r>
    </w:p>
    <w:p w14:paraId="73A61437" w14:textId="46A3FC43" w:rsidR="5B95F93F" w:rsidRPr="00695D33" w:rsidRDefault="5B95F93F" w:rsidP="00D05C04">
      <w:pPr>
        <w:pStyle w:val="Paragraphedeliste"/>
        <w:numPr>
          <w:ilvl w:val="0"/>
          <w:numId w:val="9"/>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Objectifs de l’évaluation</w:t>
      </w:r>
    </w:p>
    <w:p w14:paraId="6FB2F660" w14:textId="3E3C8C80" w:rsidR="5B95F93F" w:rsidRPr="00695D33" w:rsidRDefault="5B95F93F" w:rsidP="00D05C04">
      <w:pPr>
        <w:pStyle w:val="Paragraphedeliste"/>
        <w:numPr>
          <w:ilvl w:val="0"/>
          <w:numId w:val="9"/>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Champ et portée de l’évaluation</w:t>
      </w:r>
    </w:p>
    <w:p w14:paraId="4DDD01DC" w14:textId="5EE02A3A" w:rsidR="177DAFE3" w:rsidRPr="00695D33" w:rsidRDefault="177DAFE3" w:rsidP="00D05C04">
      <w:pPr>
        <w:pStyle w:val="Paragraphedeliste"/>
        <w:numPr>
          <w:ilvl w:val="0"/>
          <w:numId w:val="9"/>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 xml:space="preserve">Description du </w:t>
      </w:r>
      <w:r w:rsidR="006250F0">
        <w:rPr>
          <w:rFonts w:ascii="Montserrat" w:eastAsia="Aptos" w:hAnsi="Montserrat" w:cs="Arial"/>
          <w:color w:val="000000" w:themeColor="text1"/>
        </w:rPr>
        <w:t xml:space="preserve">PSIE </w:t>
      </w:r>
    </w:p>
    <w:p w14:paraId="07A65DF4" w14:textId="2D530A82"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3. Méthodologie d’évaluation</w:t>
      </w:r>
    </w:p>
    <w:p w14:paraId="4216299A" w14:textId="266F5A0D" w:rsidR="5B95F93F" w:rsidRPr="00695D33" w:rsidRDefault="5B95F93F" w:rsidP="00D05C04">
      <w:pPr>
        <w:pStyle w:val="Paragraphedeliste"/>
        <w:numPr>
          <w:ilvl w:val="0"/>
          <w:numId w:val="8"/>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Approche méthodologique adoptée</w:t>
      </w:r>
    </w:p>
    <w:p w14:paraId="2BC847CD" w14:textId="12D8CCB6" w:rsidR="5B95F93F" w:rsidRPr="00695D33" w:rsidRDefault="5B95F93F" w:rsidP="00D05C04">
      <w:pPr>
        <w:pStyle w:val="Paragraphedeliste"/>
        <w:numPr>
          <w:ilvl w:val="0"/>
          <w:numId w:val="8"/>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Méthodes et outils de collecte</w:t>
      </w:r>
    </w:p>
    <w:p w14:paraId="51449DA2" w14:textId="59F87154" w:rsidR="5B95F93F" w:rsidRPr="00695D33" w:rsidRDefault="5B95F93F" w:rsidP="00D05C04">
      <w:pPr>
        <w:pStyle w:val="Paragraphedeliste"/>
        <w:numPr>
          <w:ilvl w:val="0"/>
          <w:numId w:val="8"/>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Sources d’information</w:t>
      </w:r>
    </w:p>
    <w:p w14:paraId="44955330" w14:textId="4A4D7053" w:rsidR="5B95F93F" w:rsidRPr="00996ABD" w:rsidRDefault="5B95F93F" w:rsidP="00BF6207">
      <w:pPr>
        <w:pStyle w:val="Paragraphedeliste"/>
        <w:numPr>
          <w:ilvl w:val="0"/>
          <w:numId w:val="8"/>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Limites méthodologiques</w:t>
      </w:r>
      <w:r w:rsidR="00616EBC" w:rsidRPr="00996ABD">
        <w:rPr>
          <w:rFonts w:ascii="Montserrat" w:eastAsia="Aptos" w:hAnsi="Montserrat" w:cs="Arial"/>
          <w:b/>
          <w:bCs/>
          <w:color w:val="000000" w:themeColor="text1"/>
        </w:rPr>
        <w:t xml:space="preserve">                                                                                                       </w:t>
      </w:r>
    </w:p>
    <w:p w14:paraId="45C597B5" w14:textId="5F9DEB8D" w:rsidR="5B95F93F" w:rsidRPr="00695D33" w:rsidRDefault="5B95F93F" w:rsidP="00D05C04">
      <w:pPr>
        <w:pStyle w:val="Paragraphedeliste"/>
        <w:numPr>
          <w:ilvl w:val="0"/>
          <w:numId w:val="7"/>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 xml:space="preserve">Gouvernance du </w:t>
      </w:r>
      <w:r w:rsidR="006250F0">
        <w:rPr>
          <w:rFonts w:ascii="Montserrat" w:eastAsia="Aptos" w:hAnsi="Montserrat" w:cs="Arial"/>
          <w:color w:val="000000" w:themeColor="text1"/>
        </w:rPr>
        <w:t xml:space="preserve">PSIE </w:t>
      </w:r>
    </w:p>
    <w:p w14:paraId="6FF9FA0F" w14:textId="5363645C" w:rsidR="5B95F93F" w:rsidRPr="00695D33" w:rsidRDefault="5B95F93F" w:rsidP="00D05C04">
      <w:pPr>
        <w:pStyle w:val="Paragraphedeliste"/>
        <w:numPr>
          <w:ilvl w:val="0"/>
          <w:numId w:val="7"/>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Dispositif de suivi-évaluation</w:t>
      </w:r>
    </w:p>
    <w:p w14:paraId="30A75C4B" w14:textId="60FCCE0E" w:rsidR="5B95F93F" w:rsidRPr="00695D33" w:rsidRDefault="5B95F93F" w:rsidP="00D05C04">
      <w:pPr>
        <w:pStyle w:val="Paragraphedeliste"/>
        <w:numPr>
          <w:ilvl w:val="0"/>
          <w:numId w:val="7"/>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Mise en œuvre et principales réalisations</w:t>
      </w:r>
    </w:p>
    <w:p w14:paraId="38FAC876" w14:textId="7F786916"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 Appréciation selon les critères d’évaluation</w:t>
      </w:r>
    </w:p>
    <w:p w14:paraId="5502BD51" w14:textId="17ABA111"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5.1 Cohérence</w:t>
      </w:r>
    </w:p>
    <w:p w14:paraId="799E677F" w14:textId="4969DD1A"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lastRenderedPageBreak/>
        <w:t>5.2 Pertinence</w:t>
      </w:r>
    </w:p>
    <w:p w14:paraId="21F2AED7" w14:textId="2F0713A6"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5.3 Efficacité / performance</w:t>
      </w:r>
    </w:p>
    <w:p w14:paraId="2871CE9B" w14:textId="333E41A0"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5.4 Efficience</w:t>
      </w:r>
    </w:p>
    <w:p w14:paraId="58D15CDF" w14:textId="2D8FE7B5"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5.5 Durabilité</w:t>
      </w:r>
    </w:p>
    <w:p w14:paraId="0E1B3177" w14:textId="43EFE3DA"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5.6 Effets/Impacts (court, moyen et long termes)</w:t>
      </w:r>
    </w:p>
    <w:p w14:paraId="2E3A31D3" w14:textId="4A77545D"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6. Analyse des thématiques transversales</w:t>
      </w:r>
    </w:p>
    <w:p w14:paraId="717F3906" w14:textId="617DD46A" w:rsidR="5B95F93F" w:rsidRPr="00695D33" w:rsidRDefault="5B95F93F" w:rsidP="00D05C04">
      <w:pPr>
        <w:pStyle w:val="Paragraphedeliste"/>
        <w:numPr>
          <w:ilvl w:val="0"/>
          <w:numId w:val="6"/>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Genre</w:t>
      </w:r>
      <w:commentRangeStart w:id="108"/>
      <w:r w:rsidRPr="00695D33">
        <w:rPr>
          <w:rFonts w:ascii="Montserrat" w:eastAsia="Aptos" w:hAnsi="Montserrat" w:cs="Arial"/>
          <w:color w:val="000000" w:themeColor="text1"/>
        </w:rPr>
        <w:t>, climat, digitalisation</w:t>
      </w:r>
      <w:commentRangeEnd w:id="108"/>
      <w:r w:rsidR="00E5561F">
        <w:rPr>
          <w:rStyle w:val="Marquedecommentaire"/>
        </w:rPr>
        <w:commentReference w:id="108"/>
      </w:r>
      <w:r w:rsidRPr="00695D33">
        <w:rPr>
          <w:rFonts w:ascii="Montserrat" w:eastAsia="Aptos" w:hAnsi="Montserrat" w:cs="Arial"/>
          <w:color w:val="000000" w:themeColor="text1"/>
        </w:rPr>
        <w:t>, emploi, etc.</w:t>
      </w:r>
    </w:p>
    <w:p w14:paraId="601AD3D8" w14:textId="2A88BD3E"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7. Autres aspects institutionnels et opérationnels</w:t>
      </w:r>
    </w:p>
    <w:p w14:paraId="4461B154" w14:textId="738A21CA" w:rsidR="5B95F93F" w:rsidRPr="00695D33" w:rsidRDefault="5B95F93F" w:rsidP="00D05C04">
      <w:pPr>
        <w:pStyle w:val="Paragraphedeliste"/>
        <w:numPr>
          <w:ilvl w:val="0"/>
          <w:numId w:val="6"/>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Système d'information et communication</w:t>
      </w:r>
    </w:p>
    <w:p w14:paraId="24C96F96" w14:textId="715E2C86" w:rsidR="5B95F93F" w:rsidRPr="00695D33" w:rsidRDefault="5B95F93F" w:rsidP="00D05C04">
      <w:pPr>
        <w:pStyle w:val="Paragraphedeliste"/>
        <w:numPr>
          <w:ilvl w:val="0"/>
          <w:numId w:val="6"/>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Dispositif de redevabilité</w:t>
      </w:r>
    </w:p>
    <w:p w14:paraId="2EA6BA30" w14:textId="08FACAF7"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8. Synthèse des Succès, Echecs, Potentialités et Obstacles (SEPO)</w:t>
      </w:r>
    </w:p>
    <w:p w14:paraId="1D719418" w14:textId="530086A1"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9. Conclusions générales</w:t>
      </w:r>
    </w:p>
    <w:p w14:paraId="220ACCB6" w14:textId="5C9F4911"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 xml:space="preserve">10. Recommandations stratégiques et opérationnelles </w:t>
      </w:r>
    </w:p>
    <w:p w14:paraId="720F0B27" w14:textId="4CB45831" w:rsidR="5B95F93F" w:rsidRPr="00695D33" w:rsidRDefault="5B95F93F" w:rsidP="00D05C04">
      <w:pPr>
        <w:pStyle w:val="Paragraphedeliste"/>
        <w:numPr>
          <w:ilvl w:val="0"/>
          <w:numId w:val="5"/>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Court terme</w:t>
      </w:r>
    </w:p>
    <w:p w14:paraId="4E33A0EF" w14:textId="20FB5F37" w:rsidR="5B95F93F" w:rsidRPr="00695D33" w:rsidRDefault="5B95F93F" w:rsidP="00D05C04">
      <w:pPr>
        <w:pStyle w:val="Paragraphedeliste"/>
        <w:numPr>
          <w:ilvl w:val="0"/>
          <w:numId w:val="5"/>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Moyen terme</w:t>
      </w:r>
    </w:p>
    <w:p w14:paraId="2FCC3783" w14:textId="23902ABE" w:rsidR="5B95F93F" w:rsidRPr="00695D33" w:rsidRDefault="5B95F93F" w:rsidP="00D05C04">
      <w:pPr>
        <w:pStyle w:val="Paragraphedeliste"/>
        <w:numPr>
          <w:ilvl w:val="0"/>
          <w:numId w:val="5"/>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Long terme</w:t>
      </w:r>
    </w:p>
    <w:p w14:paraId="6E978FCB" w14:textId="695B9FEF"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11. Annexes</w:t>
      </w:r>
    </w:p>
    <w:p w14:paraId="34F5A6FC" w14:textId="4FE07847" w:rsidR="5B95F93F" w:rsidRPr="00695D33" w:rsidRDefault="5B95F93F" w:rsidP="00D05C04">
      <w:pPr>
        <w:pStyle w:val="Paragraphedeliste"/>
        <w:numPr>
          <w:ilvl w:val="0"/>
          <w:numId w:val="4"/>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Matrice d'évaluation</w:t>
      </w:r>
    </w:p>
    <w:p w14:paraId="7F500324" w14:textId="5345508E" w:rsidR="5B95F93F" w:rsidRPr="00695D33" w:rsidRDefault="5B95F93F" w:rsidP="00D05C04">
      <w:pPr>
        <w:pStyle w:val="Paragraphedeliste"/>
        <w:numPr>
          <w:ilvl w:val="0"/>
          <w:numId w:val="4"/>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Guides d'entretien et questionnaires</w:t>
      </w:r>
    </w:p>
    <w:p w14:paraId="22226045" w14:textId="37898FFA" w:rsidR="5B95F93F" w:rsidRPr="00695D33" w:rsidRDefault="5B95F93F" w:rsidP="00D05C04">
      <w:pPr>
        <w:pStyle w:val="Paragraphedeliste"/>
        <w:numPr>
          <w:ilvl w:val="0"/>
          <w:numId w:val="4"/>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Liste des personnes contactées</w:t>
      </w:r>
    </w:p>
    <w:p w14:paraId="526D7CE9" w14:textId="6758BECA" w:rsidR="633076BE" w:rsidRPr="00695D33" w:rsidRDefault="5B95F93F" w:rsidP="00D05C04">
      <w:pPr>
        <w:pStyle w:val="Paragraphedeliste"/>
        <w:numPr>
          <w:ilvl w:val="0"/>
          <w:numId w:val="4"/>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Données statistiques clés</w:t>
      </w:r>
    </w:p>
    <w:p w14:paraId="6A8ADBB5" w14:textId="77777777" w:rsidR="004460CC" w:rsidRPr="00695D33" w:rsidRDefault="004460CC" w:rsidP="00BF6207">
      <w:pPr>
        <w:spacing w:after="0" w:line="276" w:lineRule="auto"/>
        <w:rPr>
          <w:rFonts w:ascii="Montserrat" w:hAnsi="Montserrat" w:cs="Arial"/>
        </w:rPr>
      </w:pPr>
    </w:p>
    <w:p w14:paraId="38D9EEF8" w14:textId="4A7E4E33" w:rsidR="002C11B1" w:rsidRPr="00695D33" w:rsidRDefault="0039191F" w:rsidP="00BF6207">
      <w:pPr>
        <w:spacing w:after="0" w:line="276" w:lineRule="auto"/>
        <w:rPr>
          <w:rFonts w:ascii="Montserrat" w:hAnsi="Montserrat" w:cs="Arial"/>
          <w:b/>
          <w:bCs/>
        </w:rPr>
      </w:pPr>
      <w:r w:rsidRPr="00695D33">
        <w:rPr>
          <w:rFonts w:ascii="Montserrat" w:hAnsi="Montserrat" w:cs="Arial"/>
          <w:b/>
          <w:bCs/>
        </w:rPr>
        <w:t>Références</w:t>
      </w:r>
      <w:r w:rsidR="002708AC" w:rsidRPr="00695D33">
        <w:rPr>
          <w:rFonts w:ascii="Montserrat" w:hAnsi="Montserrat" w:cs="Arial"/>
          <w:b/>
          <w:bCs/>
        </w:rPr>
        <w:t>.</w:t>
      </w:r>
    </w:p>
    <w:p w14:paraId="25B25DF1" w14:textId="23ECC641" w:rsidR="0039191F" w:rsidRPr="00695D33" w:rsidRDefault="0039191F" w:rsidP="00BF6207">
      <w:pPr>
        <w:spacing w:after="0" w:line="276" w:lineRule="auto"/>
        <w:rPr>
          <w:rFonts w:ascii="Montserrat" w:hAnsi="Montserrat" w:cs="Arial"/>
        </w:rPr>
      </w:pPr>
      <w:r w:rsidRPr="00695D33">
        <w:rPr>
          <w:rFonts w:ascii="Montserrat" w:hAnsi="Montserrat" w:cs="Arial"/>
        </w:rPr>
        <w:t>Annexe 1 : Echantillon pour les entretiens et les deux groupes de discussion</w:t>
      </w:r>
    </w:p>
    <w:p w14:paraId="46CA9DEC" w14:textId="47D3D342" w:rsidR="0039191F" w:rsidRPr="00695D33" w:rsidRDefault="0039191F" w:rsidP="00BF6207">
      <w:pPr>
        <w:spacing w:after="0" w:line="276" w:lineRule="auto"/>
        <w:rPr>
          <w:rFonts w:ascii="Montserrat" w:hAnsi="Montserrat" w:cs="Arial"/>
        </w:rPr>
      </w:pPr>
      <w:r w:rsidRPr="00695D33">
        <w:rPr>
          <w:rFonts w:ascii="Montserrat" w:hAnsi="Montserrat" w:cs="Arial"/>
        </w:rPr>
        <w:t>Annexe 3 : Guides d’entretien (pilotage et gestion)</w:t>
      </w:r>
    </w:p>
    <w:p w14:paraId="6619497D" w14:textId="6414581F" w:rsidR="0039191F" w:rsidRPr="00695D33" w:rsidRDefault="0039191F" w:rsidP="00BF6207">
      <w:pPr>
        <w:spacing w:after="0" w:line="276" w:lineRule="auto"/>
        <w:rPr>
          <w:rFonts w:ascii="Montserrat" w:hAnsi="Montserrat" w:cs="Arial"/>
        </w:rPr>
      </w:pPr>
      <w:r w:rsidRPr="00695D33">
        <w:rPr>
          <w:rFonts w:ascii="Montserrat" w:hAnsi="Montserrat" w:cs="Arial"/>
        </w:rPr>
        <w:t>Annexe 4 : Guides d’entretien (bénéficiaires directs)</w:t>
      </w:r>
    </w:p>
    <w:p w14:paraId="732529AE" w14:textId="05AD641A" w:rsidR="0039191F" w:rsidRPr="00695D33" w:rsidRDefault="0039191F" w:rsidP="00BF6207">
      <w:pPr>
        <w:spacing w:after="0" w:line="276" w:lineRule="auto"/>
        <w:rPr>
          <w:rFonts w:ascii="Montserrat" w:hAnsi="Montserrat" w:cs="Arial"/>
        </w:rPr>
      </w:pPr>
      <w:r w:rsidRPr="00695D33">
        <w:rPr>
          <w:rFonts w:ascii="Montserrat" w:hAnsi="Montserrat" w:cs="Arial"/>
        </w:rPr>
        <w:t>Annexe 5 : Questionnaire de satisfaction</w:t>
      </w:r>
    </w:p>
    <w:p w14:paraId="73BD0047" w14:textId="53EED1A1" w:rsidR="0039191F" w:rsidRPr="00695D33" w:rsidRDefault="0039191F" w:rsidP="00BF6207">
      <w:pPr>
        <w:spacing w:after="0" w:line="276" w:lineRule="auto"/>
        <w:rPr>
          <w:rFonts w:ascii="Montserrat" w:hAnsi="Montserrat" w:cs="Arial"/>
        </w:rPr>
      </w:pPr>
      <w:r w:rsidRPr="00695D33">
        <w:rPr>
          <w:rFonts w:ascii="Montserrat" w:hAnsi="Montserrat" w:cs="Arial"/>
        </w:rPr>
        <w:t>Annexe 5 : Fiches de collecte des données</w:t>
      </w:r>
    </w:p>
    <w:p w14:paraId="34C09E9A" w14:textId="0A9D4784" w:rsidR="0039191F" w:rsidRPr="00695D33" w:rsidRDefault="0039191F" w:rsidP="00BF6207">
      <w:pPr>
        <w:spacing w:after="0" w:line="276" w:lineRule="auto"/>
        <w:rPr>
          <w:rFonts w:ascii="Montserrat" w:hAnsi="Montserrat" w:cs="Arial"/>
        </w:rPr>
      </w:pPr>
      <w:r w:rsidRPr="00695D33">
        <w:rPr>
          <w:rFonts w:ascii="Montserrat" w:hAnsi="Montserrat" w:cs="Arial"/>
        </w:rPr>
        <w:t>Annexe</w:t>
      </w:r>
      <w:r w:rsidR="00FE0340" w:rsidRPr="00695D33">
        <w:rPr>
          <w:rFonts w:ascii="Montserrat" w:hAnsi="Montserrat" w:cs="Arial"/>
        </w:rPr>
        <w:t xml:space="preserve"> </w:t>
      </w:r>
      <w:r w:rsidRPr="00695D33">
        <w:rPr>
          <w:rFonts w:ascii="Montserrat" w:hAnsi="Montserrat" w:cs="Arial"/>
        </w:rPr>
        <w:t>6 : Liste des documents à compléter</w:t>
      </w:r>
    </w:p>
    <w:p w14:paraId="5C9148B2" w14:textId="4ECD3FAF" w:rsidR="0039191F" w:rsidRPr="00695D33" w:rsidRDefault="0039191F" w:rsidP="00BF6207">
      <w:pPr>
        <w:spacing w:after="0" w:line="276" w:lineRule="auto"/>
        <w:rPr>
          <w:rFonts w:ascii="Montserrat" w:hAnsi="Montserrat" w:cs="Arial"/>
        </w:rPr>
      </w:pPr>
      <w:r w:rsidRPr="00695D33">
        <w:rPr>
          <w:rFonts w:ascii="Montserrat" w:hAnsi="Montserrat" w:cs="Arial"/>
        </w:rPr>
        <w:t>Annexe</w:t>
      </w:r>
      <w:r w:rsidR="00FE0340" w:rsidRPr="00695D33">
        <w:rPr>
          <w:rFonts w:ascii="Montserrat" w:hAnsi="Montserrat" w:cs="Arial"/>
        </w:rPr>
        <w:t xml:space="preserve"> </w:t>
      </w:r>
      <w:r w:rsidRPr="00695D33">
        <w:rPr>
          <w:rFonts w:ascii="Montserrat" w:hAnsi="Montserrat" w:cs="Arial"/>
        </w:rPr>
        <w:t>7 : Calendrier de collecte des données et dates clés</w:t>
      </w:r>
    </w:p>
    <w:p w14:paraId="4C9EAAD5" w14:textId="696E0032" w:rsidR="0039191F" w:rsidRPr="00695D33" w:rsidRDefault="0039191F" w:rsidP="00BF6207">
      <w:pPr>
        <w:spacing w:after="0" w:line="276" w:lineRule="auto"/>
        <w:rPr>
          <w:rFonts w:ascii="Montserrat" w:hAnsi="Montserrat" w:cs="Arial"/>
        </w:rPr>
      </w:pPr>
      <w:r w:rsidRPr="00695D33">
        <w:rPr>
          <w:rFonts w:ascii="Montserrat" w:hAnsi="Montserrat" w:cs="Arial"/>
        </w:rPr>
        <w:t>Echéancier de la mission</w:t>
      </w:r>
    </w:p>
    <w:p w14:paraId="67DE1757" w14:textId="1EB8B35A" w:rsidR="00E53410" w:rsidRPr="00695D33" w:rsidRDefault="1EBC9135" w:rsidP="00BF6207">
      <w:pPr>
        <w:spacing w:after="0" w:line="276" w:lineRule="auto"/>
        <w:rPr>
          <w:rFonts w:ascii="Montserrat" w:hAnsi="Montserrat" w:cs="Arial"/>
          <w:b/>
          <w:bCs/>
        </w:rPr>
        <w:sectPr w:rsidR="00E53410" w:rsidRPr="00695D33" w:rsidSect="00ED2C3A">
          <w:pgSz w:w="11906" w:h="16838"/>
          <w:pgMar w:top="1417" w:right="1417" w:bottom="1417" w:left="1417" w:header="708" w:footer="708" w:gutter="0"/>
          <w:cols w:space="708"/>
          <w:titlePg/>
          <w:docGrid w:linePitch="360"/>
        </w:sectPr>
      </w:pPr>
      <w:r w:rsidRPr="00695D33">
        <w:rPr>
          <w:rFonts w:ascii="Montserrat" w:hAnsi="Montserrat" w:cs="Arial"/>
        </w:rPr>
        <w:t xml:space="preserve">Annexe 8 : Cadre d’évaluation du </w:t>
      </w:r>
      <w:r w:rsidR="006250F0">
        <w:rPr>
          <w:rFonts w:ascii="Montserrat" w:hAnsi="Montserrat" w:cs="Arial"/>
        </w:rPr>
        <w:t>PSI</w:t>
      </w:r>
      <w:r w:rsidR="007E76DE">
        <w:rPr>
          <w:rFonts w:ascii="Montserrat" w:hAnsi="Montserrat" w:cs="Arial"/>
        </w:rPr>
        <w:t>E</w:t>
      </w:r>
    </w:p>
    <w:p w14:paraId="28870BE6" w14:textId="4522DF55" w:rsidR="00833125" w:rsidRPr="00695D33" w:rsidRDefault="00BF6207" w:rsidP="00AC1EC0">
      <w:pPr>
        <w:spacing w:line="276" w:lineRule="auto"/>
        <w:rPr>
          <w:rFonts w:ascii="Montserrat" w:hAnsi="Montserrat" w:cs="Arial"/>
          <w:b/>
          <w:bCs/>
        </w:rPr>
      </w:pPr>
      <w:r w:rsidRPr="00695D33">
        <w:rPr>
          <w:rFonts w:ascii="Montserrat" w:hAnsi="Montserrat" w:cs="Arial"/>
          <w:b/>
          <w:bCs/>
        </w:rPr>
        <w:lastRenderedPageBreak/>
        <w:t>ANNEXES :</w:t>
      </w:r>
    </w:p>
    <w:p w14:paraId="4A04399A" w14:textId="215D017F" w:rsidR="00674489" w:rsidRPr="00695D33" w:rsidRDefault="0094523B" w:rsidP="000C366F">
      <w:pPr>
        <w:pStyle w:val="Titre1"/>
      </w:pPr>
      <w:bookmarkStart w:id="109" w:name="_Toc219216672"/>
      <w:r w:rsidRPr="00695D33">
        <w:t xml:space="preserve">Annexe 1 : </w:t>
      </w:r>
      <w:r w:rsidR="00FC7BA5">
        <w:t>Cadre logique du PSIE</w:t>
      </w:r>
      <w:bookmarkEnd w:id="109"/>
    </w:p>
    <w:p w14:paraId="2DCD0434" w14:textId="77777777" w:rsidR="00965E33" w:rsidRPr="00695D33" w:rsidRDefault="00965E33" w:rsidP="00AC1EC0">
      <w:pPr>
        <w:spacing w:line="276" w:lineRule="auto"/>
        <w:rPr>
          <w:rFonts w:ascii="Montserrat" w:hAnsi="Montserrat" w:cs="Arial"/>
          <w:b/>
        </w:rPr>
      </w:pPr>
    </w:p>
    <w:p w14:paraId="7DF53E68" w14:textId="1BB550AC" w:rsidR="00EE3F70" w:rsidRPr="00695D33" w:rsidRDefault="0094523B" w:rsidP="000C366F">
      <w:pPr>
        <w:pStyle w:val="Titre1"/>
      </w:pPr>
      <w:bookmarkStart w:id="110" w:name="_Toc219216673"/>
      <w:r w:rsidRPr="00695D33">
        <w:t>Annexe 2 : Matrice d</w:t>
      </w:r>
      <w:r w:rsidR="00EE3F70" w:rsidRPr="00695D33">
        <w:t xml:space="preserve">’évaluation du </w:t>
      </w:r>
      <w:r w:rsidR="00DD0156" w:rsidRPr="00695D33">
        <w:t>PSIE</w:t>
      </w:r>
      <w:bookmarkEnd w:id="110"/>
    </w:p>
    <w:tbl>
      <w:tblPr>
        <w:tblStyle w:val="TableauGrille1Clair"/>
        <w:tblW w:w="14370" w:type="dxa"/>
        <w:jc w:val="center"/>
        <w:tblLayout w:type="fixed"/>
        <w:tblLook w:val="04A0" w:firstRow="1" w:lastRow="0" w:firstColumn="1" w:lastColumn="0" w:noHBand="0" w:noVBand="1"/>
      </w:tblPr>
      <w:tblGrid>
        <w:gridCol w:w="1304"/>
        <w:gridCol w:w="2699"/>
        <w:gridCol w:w="2608"/>
        <w:gridCol w:w="2126"/>
        <w:gridCol w:w="1701"/>
        <w:gridCol w:w="1984"/>
        <w:gridCol w:w="1948"/>
      </w:tblGrid>
      <w:tr w:rsidR="003B34B7" w:rsidRPr="004872AF" w14:paraId="6289EF03" w14:textId="77777777" w:rsidTr="003B34B7">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304" w:type="dxa"/>
            <w:hideMark/>
          </w:tcPr>
          <w:p w14:paraId="1158D053" w14:textId="77777777" w:rsidR="003B34B7" w:rsidRPr="004872AF" w:rsidRDefault="003B34B7" w:rsidP="00292638">
            <w:pPr>
              <w:rPr>
                <w:rFonts w:ascii="Montserrat" w:hAnsi="Montserrat"/>
                <w:b w:val="0"/>
                <w:bCs w:val="0"/>
                <w:sz w:val="18"/>
                <w:szCs w:val="18"/>
                <w:lang w:eastAsia="fr-FR"/>
              </w:rPr>
            </w:pPr>
            <w:r w:rsidRPr="004872AF">
              <w:rPr>
                <w:rFonts w:ascii="Montserrat" w:hAnsi="Montserrat"/>
                <w:sz w:val="18"/>
                <w:szCs w:val="18"/>
                <w:lang w:eastAsia="fr-FR"/>
              </w:rPr>
              <w:t xml:space="preserve">Critères </w:t>
            </w:r>
          </w:p>
        </w:tc>
        <w:tc>
          <w:tcPr>
            <w:tcW w:w="2699" w:type="dxa"/>
            <w:hideMark/>
          </w:tcPr>
          <w:p w14:paraId="173CC90F" w14:textId="77777777" w:rsidR="003B34B7" w:rsidRPr="004872AF"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Questions d’évaluation</w:t>
            </w:r>
          </w:p>
        </w:tc>
        <w:tc>
          <w:tcPr>
            <w:tcW w:w="2608" w:type="dxa"/>
            <w:hideMark/>
          </w:tcPr>
          <w:p w14:paraId="11FA142D" w14:textId="77777777" w:rsidR="003B34B7" w:rsidRPr="004872AF"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Indicateurs</w:t>
            </w:r>
          </w:p>
        </w:tc>
        <w:tc>
          <w:tcPr>
            <w:tcW w:w="2126" w:type="dxa"/>
          </w:tcPr>
          <w:p w14:paraId="767DB5C0" w14:textId="09A2C10E" w:rsidR="003B34B7" w:rsidRPr="00F83A53"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Mesure de l’indicateur</w:t>
            </w:r>
          </w:p>
        </w:tc>
        <w:tc>
          <w:tcPr>
            <w:tcW w:w="1701" w:type="dxa"/>
            <w:hideMark/>
          </w:tcPr>
          <w:p w14:paraId="41E4C004" w14:textId="47287783" w:rsidR="003B34B7" w:rsidRPr="004872AF"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 xml:space="preserve">Source de données </w:t>
            </w:r>
          </w:p>
        </w:tc>
        <w:tc>
          <w:tcPr>
            <w:tcW w:w="1984" w:type="dxa"/>
            <w:hideMark/>
          </w:tcPr>
          <w:p w14:paraId="497957AC" w14:textId="01CCF287" w:rsidR="003B34B7" w:rsidRPr="004872AF" w:rsidRDefault="00764A7A"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Pr>
                <w:rFonts w:ascii="Montserrat" w:hAnsi="Montserrat"/>
                <w:sz w:val="18"/>
                <w:szCs w:val="18"/>
                <w:lang w:eastAsia="fr-FR"/>
              </w:rPr>
              <w:t>Méthode et o</w:t>
            </w:r>
            <w:r w:rsidR="003B34B7" w:rsidRPr="004872AF">
              <w:rPr>
                <w:rFonts w:ascii="Montserrat" w:hAnsi="Montserrat"/>
                <w:sz w:val="18"/>
                <w:szCs w:val="18"/>
                <w:lang w:eastAsia="fr-FR"/>
              </w:rPr>
              <w:t>utils de collectes</w:t>
            </w:r>
          </w:p>
        </w:tc>
        <w:tc>
          <w:tcPr>
            <w:tcW w:w="1948" w:type="dxa"/>
            <w:hideMark/>
          </w:tcPr>
          <w:p w14:paraId="4F253C5F" w14:textId="77777777" w:rsidR="003B34B7" w:rsidRPr="004872AF"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Méthodes d’analyse</w:t>
            </w:r>
          </w:p>
        </w:tc>
      </w:tr>
      <w:tr w:rsidR="003B34B7" w:rsidRPr="004872AF" w14:paraId="7448EA6E"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60A33282" w14:textId="77777777" w:rsidR="003B34B7" w:rsidRPr="004872AF" w:rsidRDefault="003B34B7" w:rsidP="00F04937">
            <w:pPr>
              <w:rPr>
                <w:rFonts w:ascii="Montserrat" w:hAnsi="Montserrat"/>
                <w:b w:val="0"/>
                <w:bCs w:val="0"/>
                <w:sz w:val="18"/>
                <w:szCs w:val="18"/>
                <w:lang w:eastAsia="fr-FR"/>
              </w:rPr>
            </w:pPr>
            <w:r w:rsidRPr="004872AF">
              <w:rPr>
                <w:rFonts w:ascii="Montserrat" w:hAnsi="Montserrat"/>
                <w:sz w:val="18"/>
                <w:szCs w:val="18"/>
                <w:lang w:eastAsia="fr-FR"/>
              </w:rPr>
              <w:t>Pertinence</w:t>
            </w:r>
          </w:p>
        </w:tc>
        <w:tc>
          <w:tcPr>
            <w:tcW w:w="2699" w:type="dxa"/>
            <w:hideMark/>
          </w:tcPr>
          <w:p w14:paraId="6FD59F0F" w14:textId="77777777" w:rsidR="003B34B7" w:rsidRPr="004872AF" w:rsidRDefault="003B34B7" w:rsidP="00F0493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est le problème à l'origine de la mise en place du PSIE ?</w:t>
            </w:r>
          </w:p>
        </w:tc>
        <w:tc>
          <w:tcPr>
            <w:tcW w:w="2608" w:type="dxa"/>
            <w:noWrap/>
            <w:hideMark/>
          </w:tcPr>
          <w:p w14:paraId="7143E99F" w14:textId="770D18E4"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w:t>
            </w:r>
            <w:r w:rsidRPr="004872AF">
              <w:rPr>
                <w:rFonts w:ascii="Montserrat" w:hAnsi="Montserrat"/>
                <w:sz w:val="18"/>
                <w:szCs w:val="18"/>
                <w:lang w:eastAsia="fr-FR"/>
              </w:rPr>
              <w:t>roblème à l’origine de l’élaboration et la mise en œuvre du programme PSIE</w:t>
            </w:r>
          </w:p>
        </w:tc>
        <w:tc>
          <w:tcPr>
            <w:tcW w:w="2126" w:type="dxa"/>
            <w:vAlign w:val="center"/>
          </w:tcPr>
          <w:p w14:paraId="78BB5812" w14:textId="35769BF4"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55667D9C" w14:textId="52CC95B6"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Document de projet PSIE, enquête</w:t>
            </w:r>
          </w:p>
        </w:tc>
        <w:tc>
          <w:tcPr>
            <w:tcW w:w="1984" w:type="dxa"/>
            <w:hideMark/>
          </w:tcPr>
          <w:p w14:paraId="52F166E6" w14:textId="1D640F9A"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Revue documentaire, </w:t>
            </w:r>
            <w:r w:rsidRPr="004872AF">
              <w:rPr>
                <w:rFonts w:ascii="Montserrat" w:hAnsi="Montserrat"/>
                <w:sz w:val="18"/>
                <w:szCs w:val="18"/>
                <w:lang w:eastAsia="fr-FR"/>
              </w:rPr>
              <w:br/>
            </w:r>
            <w:r>
              <w:rPr>
                <w:rFonts w:ascii="Montserrat" w:hAnsi="Montserrat"/>
                <w:sz w:val="18"/>
                <w:szCs w:val="18"/>
                <w:lang w:eastAsia="fr-FR"/>
              </w:rPr>
              <w:t>guide d’entretien/ animation</w:t>
            </w:r>
          </w:p>
        </w:tc>
        <w:tc>
          <w:tcPr>
            <w:tcW w:w="1948" w:type="dxa"/>
            <w:vAlign w:val="center"/>
            <w:hideMark/>
          </w:tcPr>
          <w:p w14:paraId="120566E4" w14:textId="45321539"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 analyse descriptive</w:t>
            </w:r>
          </w:p>
        </w:tc>
      </w:tr>
      <w:tr w:rsidR="003B34B7" w:rsidRPr="004872AF" w14:paraId="1ECFC5AE"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2C56613E" w14:textId="77777777" w:rsidR="003B34B7" w:rsidRPr="004872AF" w:rsidRDefault="003B34B7" w:rsidP="00F04937">
            <w:pPr>
              <w:jc w:val="both"/>
              <w:rPr>
                <w:rFonts w:ascii="Montserrat" w:hAnsi="Montserrat"/>
                <w:b w:val="0"/>
                <w:bCs w:val="0"/>
                <w:sz w:val="18"/>
                <w:szCs w:val="18"/>
                <w:lang w:eastAsia="fr-FR"/>
              </w:rPr>
            </w:pPr>
          </w:p>
        </w:tc>
        <w:tc>
          <w:tcPr>
            <w:tcW w:w="2699" w:type="dxa"/>
            <w:hideMark/>
          </w:tcPr>
          <w:p w14:paraId="08DD54EE" w14:textId="77777777" w:rsidR="003B34B7" w:rsidRPr="004872AF" w:rsidRDefault="003B34B7" w:rsidP="00F0493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L'ampleur du problème à l'origine de la mise en place du PSIE est-elle bien documentée ?</w:t>
            </w:r>
            <w:r w:rsidRPr="004872AF">
              <w:rPr>
                <w:rFonts w:ascii="Montserrat" w:hAnsi="Montserrat"/>
                <w:sz w:val="18"/>
                <w:szCs w:val="18"/>
                <w:lang w:eastAsia="fr-FR"/>
              </w:rPr>
              <w:br/>
            </w:r>
            <w:r w:rsidRPr="004872AF">
              <w:rPr>
                <w:rFonts w:ascii="Montserrat" w:hAnsi="Montserrat"/>
                <w:sz w:val="18"/>
                <w:szCs w:val="18"/>
                <w:lang w:eastAsia="fr-FR"/>
              </w:rPr>
              <w:br/>
              <w:t>Est-il opportun de recourir à une intervention de type PSIE ?</w:t>
            </w:r>
          </w:p>
        </w:tc>
        <w:tc>
          <w:tcPr>
            <w:tcW w:w="2608" w:type="dxa"/>
            <w:vAlign w:val="center"/>
            <w:hideMark/>
          </w:tcPr>
          <w:p w14:paraId="6EBBC8C1" w14:textId="252B6031" w:rsidR="003B34B7" w:rsidRPr="00472166"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Existence des problèmes à l’origine du PSIE</w:t>
            </w:r>
          </w:p>
        </w:tc>
        <w:tc>
          <w:tcPr>
            <w:tcW w:w="2126" w:type="dxa"/>
            <w:vAlign w:val="center"/>
          </w:tcPr>
          <w:p w14:paraId="3FA2CF5C" w14:textId="32DE72F2"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NA </w:t>
            </w:r>
          </w:p>
        </w:tc>
        <w:tc>
          <w:tcPr>
            <w:tcW w:w="1701" w:type="dxa"/>
            <w:vAlign w:val="center"/>
            <w:hideMark/>
          </w:tcPr>
          <w:p w14:paraId="35118F5F" w14:textId="5E51E18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INStaD, Enquête UEMOA, Enquête terrain</w:t>
            </w:r>
          </w:p>
        </w:tc>
        <w:tc>
          <w:tcPr>
            <w:tcW w:w="1984" w:type="dxa"/>
            <w:vAlign w:val="center"/>
            <w:hideMark/>
          </w:tcPr>
          <w:p w14:paraId="4A6C608F" w14:textId="4183911F"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Revue documentaire, </w:t>
            </w:r>
            <w:r w:rsidRPr="004872AF">
              <w:rPr>
                <w:rFonts w:ascii="Montserrat" w:hAnsi="Montserrat"/>
                <w:sz w:val="18"/>
                <w:szCs w:val="18"/>
                <w:lang w:eastAsia="fr-FR"/>
              </w:rPr>
              <w:br/>
            </w:r>
            <w:r>
              <w:rPr>
                <w:rFonts w:ascii="Montserrat" w:hAnsi="Montserrat"/>
                <w:sz w:val="18"/>
                <w:szCs w:val="18"/>
                <w:lang w:eastAsia="fr-FR"/>
              </w:rPr>
              <w:t>guide d’entretien/ animation</w:t>
            </w:r>
          </w:p>
        </w:tc>
        <w:tc>
          <w:tcPr>
            <w:tcW w:w="1948" w:type="dxa"/>
            <w:vAlign w:val="center"/>
            <w:hideMark/>
          </w:tcPr>
          <w:p w14:paraId="3AC125B1" w14:textId="36AA4D1D"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 analyse descriptive</w:t>
            </w:r>
          </w:p>
        </w:tc>
      </w:tr>
      <w:tr w:rsidR="003B34B7" w:rsidRPr="004872AF" w14:paraId="0AF39EA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23DF578A" w14:textId="77777777" w:rsidR="003B34B7" w:rsidRPr="004872AF" w:rsidRDefault="003B34B7" w:rsidP="00BC21C8">
            <w:pPr>
              <w:rPr>
                <w:rFonts w:ascii="Montserrat" w:hAnsi="Montserrat"/>
                <w:b w:val="0"/>
                <w:bCs w:val="0"/>
                <w:sz w:val="18"/>
                <w:szCs w:val="18"/>
                <w:lang w:eastAsia="fr-FR"/>
              </w:rPr>
            </w:pPr>
          </w:p>
        </w:tc>
        <w:tc>
          <w:tcPr>
            <w:tcW w:w="2699" w:type="dxa"/>
            <w:vAlign w:val="center"/>
            <w:hideMark/>
          </w:tcPr>
          <w:p w14:paraId="4A2E0CDE" w14:textId="77777777" w:rsidR="003B34B7" w:rsidRPr="004872AF" w:rsidRDefault="003B34B7" w:rsidP="00BC21C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Les bénéficiaires directs et indirects des actions du PSIE sont-ils clairement identifiés ?</w:t>
            </w:r>
          </w:p>
        </w:tc>
        <w:tc>
          <w:tcPr>
            <w:tcW w:w="2608" w:type="dxa"/>
            <w:hideMark/>
          </w:tcPr>
          <w:p w14:paraId="63B08247" w14:textId="32A6FB40"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Répertoire</w:t>
            </w:r>
            <w:r w:rsidRPr="004872AF">
              <w:rPr>
                <w:rFonts w:ascii="Montserrat" w:hAnsi="Montserrat"/>
                <w:sz w:val="18"/>
                <w:szCs w:val="18"/>
                <w:lang w:eastAsia="fr-FR"/>
              </w:rPr>
              <w:t xml:space="preserve"> des bénéficiaires du programme</w:t>
            </w:r>
          </w:p>
          <w:p w14:paraId="0582D1A3" w14:textId="6C4DB637"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Existence d’un m</w:t>
            </w:r>
            <w:r w:rsidRPr="004872AF">
              <w:rPr>
                <w:rFonts w:ascii="Montserrat" w:hAnsi="Montserrat"/>
                <w:sz w:val="18"/>
                <w:szCs w:val="18"/>
                <w:lang w:eastAsia="fr-FR"/>
              </w:rPr>
              <w:t xml:space="preserve">écanisme </w:t>
            </w:r>
            <w:r>
              <w:rPr>
                <w:rFonts w:ascii="Montserrat" w:hAnsi="Montserrat"/>
                <w:sz w:val="18"/>
                <w:szCs w:val="18"/>
                <w:lang w:eastAsia="fr-FR"/>
              </w:rPr>
              <w:t xml:space="preserve">formel </w:t>
            </w:r>
            <w:r w:rsidRPr="004872AF">
              <w:rPr>
                <w:rFonts w:ascii="Montserrat" w:hAnsi="Montserrat"/>
                <w:sz w:val="18"/>
                <w:szCs w:val="18"/>
                <w:lang w:eastAsia="fr-FR"/>
              </w:rPr>
              <w:t>d’identification des bénéficiaires PSIE</w:t>
            </w:r>
          </w:p>
        </w:tc>
        <w:tc>
          <w:tcPr>
            <w:tcW w:w="2126" w:type="dxa"/>
            <w:vAlign w:val="center"/>
          </w:tcPr>
          <w:p w14:paraId="126450AF" w14:textId="4AD74F07"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06B106A7" w14:textId="71753F04"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Base de données PSIE</w:t>
            </w:r>
          </w:p>
        </w:tc>
        <w:tc>
          <w:tcPr>
            <w:tcW w:w="1984" w:type="dxa"/>
            <w:vAlign w:val="center"/>
            <w:hideMark/>
          </w:tcPr>
          <w:p w14:paraId="7C28181F" w14:textId="2EF44C3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p>
        </w:tc>
        <w:tc>
          <w:tcPr>
            <w:tcW w:w="1948" w:type="dxa"/>
            <w:vAlign w:val="center"/>
            <w:hideMark/>
          </w:tcPr>
          <w:p w14:paraId="29325500" w14:textId="64781D8E"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w:t>
            </w:r>
          </w:p>
        </w:tc>
      </w:tr>
      <w:tr w:rsidR="003B34B7" w:rsidRPr="004872AF" w14:paraId="20CA57E8"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3F1ACC67" w14:textId="77777777" w:rsidR="003B34B7" w:rsidRPr="004872AF" w:rsidRDefault="003B34B7" w:rsidP="004B1B59">
            <w:pPr>
              <w:rPr>
                <w:rFonts w:ascii="Montserrat" w:hAnsi="Montserrat"/>
                <w:b w:val="0"/>
                <w:bCs w:val="0"/>
                <w:sz w:val="18"/>
                <w:szCs w:val="18"/>
                <w:lang w:eastAsia="fr-FR"/>
              </w:rPr>
            </w:pPr>
          </w:p>
        </w:tc>
        <w:tc>
          <w:tcPr>
            <w:tcW w:w="2699" w:type="dxa"/>
            <w:hideMark/>
          </w:tcPr>
          <w:p w14:paraId="022073CC" w14:textId="75A5CF3A" w:rsidR="003B34B7" w:rsidRPr="004872AF" w:rsidRDefault="003B34B7" w:rsidP="004B1B5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A-t-on déjà étudié empiriquement l’effet d'une telle approche ? Et alors quels en ont été les effets ? Constate-t-on des effets secondaires</w:t>
            </w:r>
            <w:r>
              <w:rPr>
                <w:rFonts w:ascii="Montserrat" w:hAnsi="Montserrat"/>
                <w:sz w:val="18"/>
                <w:szCs w:val="18"/>
                <w:lang w:eastAsia="fr-FR"/>
              </w:rPr>
              <w:t xml:space="preserve"> </w:t>
            </w:r>
            <w:r w:rsidRPr="004872AF">
              <w:rPr>
                <w:rFonts w:ascii="Montserrat" w:hAnsi="Montserrat"/>
                <w:sz w:val="18"/>
                <w:szCs w:val="18"/>
                <w:lang w:eastAsia="fr-FR"/>
              </w:rPr>
              <w:t>désirables et indésirables ?</w:t>
            </w:r>
          </w:p>
        </w:tc>
        <w:tc>
          <w:tcPr>
            <w:tcW w:w="2608" w:type="dxa"/>
            <w:noWrap/>
            <w:vAlign w:val="center"/>
            <w:hideMark/>
          </w:tcPr>
          <w:p w14:paraId="32070D8F" w14:textId="0956AE30"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Effets capitalisés de la mise en œuvre du PSIE</w:t>
            </w:r>
            <w:r w:rsidRPr="004872AF">
              <w:rPr>
                <w:rFonts w:ascii="Montserrat" w:hAnsi="Montserrat"/>
                <w:sz w:val="18"/>
                <w:szCs w:val="18"/>
                <w:lang w:eastAsia="fr-FR"/>
              </w:rPr>
              <w:t>.</w:t>
            </w:r>
          </w:p>
        </w:tc>
        <w:tc>
          <w:tcPr>
            <w:tcW w:w="2126" w:type="dxa"/>
            <w:vAlign w:val="center"/>
          </w:tcPr>
          <w:p w14:paraId="3DE52E13" w14:textId="0AEE92DF"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53A0067C" w14:textId="7B2E403C"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 d’évaluation à mi-parcours du PSIE</w:t>
            </w:r>
          </w:p>
        </w:tc>
        <w:tc>
          <w:tcPr>
            <w:tcW w:w="1984" w:type="dxa"/>
            <w:vAlign w:val="center"/>
            <w:hideMark/>
          </w:tcPr>
          <w:p w14:paraId="681A3576" w14:textId="1E271EEB"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p>
        </w:tc>
        <w:tc>
          <w:tcPr>
            <w:tcW w:w="1948" w:type="dxa"/>
            <w:vAlign w:val="center"/>
            <w:hideMark/>
          </w:tcPr>
          <w:p w14:paraId="5081DB63" w14:textId="5DD9E3CD"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w:t>
            </w:r>
          </w:p>
        </w:tc>
      </w:tr>
      <w:tr w:rsidR="003B34B7" w:rsidRPr="004872AF" w14:paraId="5EDE226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0D9B2B30" w14:textId="77777777" w:rsidR="003B34B7" w:rsidRPr="004872AF" w:rsidRDefault="003B34B7" w:rsidP="0061709E">
            <w:pPr>
              <w:rPr>
                <w:rFonts w:ascii="Montserrat" w:hAnsi="Montserrat"/>
                <w:b w:val="0"/>
                <w:bCs w:val="0"/>
                <w:sz w:val="18"/>
                <w:szCs w:val="18"/>
                <w:lang w:eastAsia="fr-FR"/>
              </w:rPr>
            </w:pPr>
          </w:p>
        </w:tc>
        <w:tc>
          <w:tcPr>
            <w:tcW w:w="2699" w:type="dxa"/>
            <w:hideMark/>
          </w:tcPr>
          <w:p w14:paraId="14D483FE" w14:textId="77777777" w:rsidR="003B34B7" w:rsidRPr="004872AF" w:rsidRDefault="003B34B7" w:rsidP="0061709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 est le rationnel qui relie logiquement la raison d’être, les cibles, les objectifs, le choix des moyens d’intervention du PSIE et les effets attendus sur les situations cibles et hors cibles (désirables et indésirables) ?</w:t>
            </w:r>
          </w:p>
        </w:tc>
        <w:tc>
          <w:tcPr>
            <w:tcW w:w="2608" w:type="dxa"/>
            <w:noWrap/>
            <w:vAlign w:val="center"/>
            <w:hideMark/>
          </w:tcPr>
          <w:p w14:paraId="46E083BD" w14:textId="77777777" w:rsidR="003B34B7"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Degré d'alignement des objectifs du PSIE avec les besoins des </w:t>
            </w:r>
            <w:r>
              <w:rPr>
                <w:rFonts w:ascii="Montserrat" w:hAnsi="Montserrat"/>
                <w:sz w:val="18"/>
                <w:szCs w:val="18"/>
                <w:lang w:eastAsia="fr-FR"/>
              </w:rPr>
              <w:t>jeunes</w:t>
            </w:r>
          </w:p>
          <w:p w14:paraId="37D8598D" w14:textId="2A032390"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Degré d’alignement des effets attendus et obtenus</w:t>
            </w:r>
          </w:p>
        </w:tc>
        <w:tc>
          <w:tcPr>
            <w:tcW w:w="2126" w:type="dxa"/>
            <w:vAlign w:val="center"/>
          </w:tcPr>
          <w:p w14:paraId="51D05900" w14:textId="77777777" w:rsidR="003B34B7"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 besoins pris en compte divisé par le nombre total des besoins x 100</w:t>
            </w:r>
          </w:p>
          <w:p w14:paraId="19978C4F" w14:textId="3E8EA759"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d’effets attendus obtenus divisé par le nombre total d’effets dénombrés x 100</w:t>
            </w:r>
          </w:p>
        </w:tc>
        <w:tc>
          <w:tcPr>
            <w:tcW w:w="1701" w:type="dxa"/>
            <w:vAlign w:val="center"/>
            <w:hideMark/>
          </w:tcPr>
          <w:p w14:paraId="01F04B7F" w14:textId="6F01D706"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 d’évaluation à mi-parcours du PSIE</w:t>
            </w:r>
          </w:p>
        </w:tc>
        <w:tc>
          <w:tcPr>
            <w:tcW w:w="1984" w:type="dxa"/>
            <w:vAlign w:val="center"/>
            <w:hideMark/>
          </w:tcPr>
          <w:p w14:paraId="0BC7FE1D" w14:textId="6911E575"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p>
        </w:tc>
        <w:tc>
          <w:tcPr>
            <w:tcW w:w="1948" w:type="dxa"/>
            <w:vAlign w:val="center"/>
            <w:hideMark/>
          </w:tcPr>
          <w:p w14:paraId="126C46A0" w14:textId="06262FBC"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descriptive</w:t>
            </w:r>
          </w:p>
        </w:tc>
      </w:tr>
      <w:tr w:rsidR="003B34B7" w:rsidRPr="004872AF" w14:paraId="54DA29C5"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0ADB48DA" w14:textId="77777777" w:rsidR="003B34B7" w:rsidRPr="004872AF" w:rsidRDefault="003B34B7" w:rsidP="00812FEE">
            <w:pPr>
              <w:rPr>
                <w:rFonts w:ascii="Montserrat" w:hAnsi="Montserrat"/>
                <w:b w:val="0"/>
                <w:bCs w:val="0"/>
                <w:sz w:val="18"/>
                <w:szCs w:val="18"/>
                <w:lang w:eastAsia="fr-FR"/>
              </w:rPr>
            </w:pPr>
            <w:r w:rsidRPr="004872AF">
              <w:rPr>
                <w:rFonts w:ascii="Montserrat" w:hAnsi="Montserrat"/>
                <w:sz w:val="18"/>
                <w:szCs w:val="18"/>
                <w:lang w:eastAsia="fr-FR"/>
              </w:rPr>
              <w:t>Cohérence</w:t>
            </w:r>
          </w:p>
        </w:tc>
        <w:tc>
          <w:tcPr>
            <w:tcW w:w="2699" w:type="dxa"/>
            <w:vAlign w:val="center"/>
            <w:hideMark/>
          </w:tcPr>
          <w:p w14:paraId="19868ED7" w14:textId="768D838E" w:rsidR="003B34B7" w:rsidRPr="004872AF" w:rsidRDefault="003B34B7" w:rsidP="00812FEE">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intègre</w:t>
            </w:r>
            <w:r>
              <w:rPr>
                <w:rFonts w:ascii="Montserrat" w:hAnsi="Montserrat"/>
                <w:sz w:val="18"/>
                <w:szCs w:val="18"/>
                <w:lang w:eastAsia="fr-FR"/>
              </w:rPr>
              <w:t>-t-il</w:t>
            </w:r>
            <w:r w:rsidRPr="004872AF">
              <w:rPr>
                <w:rFonts w:ascii="Montserrat" w:hAnsi="Montserrat"/>
                <w:sz w:val="18"/>
                <w:szCs w:val="18"/>
                <w:lang w:eastAsia="fr-FR"/>
              </w:rPr>
              <w:t xml:space="preserve"> les stratégies du secteur de l’emploi ?</w:t>
            </w:r>
          </w:p>
        </w:tc>
        <w:tc>
          <w:tcPr>
            <w:tcW w:w="2608" w:type="dxa"/>
            <w:vAlign w:val="center"/>
            <w:hideMark/>
          </w:tcPr>
          <w:p w14:paraId="5A22980F" w14:textId="321887D1"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Degré d’alignement entre le PSIE, PND </w:t>
            </w:r>
            <w:r>
              <w:rPr>
                <w:rFonts w:ascii="Montserrat" w:hAnsi="Montserrat"/>
                <w:sz w:val="18"/>
                <w:szCs w:val="18"/>
                <w:lang w:eastAsia="fr-FR"/>
              </w:rPr>
              <w:t>et le PNE</w:t>
            </w:r>
          </w:p>
        </w:tc>
        <w:tc>
          <w:tcPr>
            <w:tcW w:w="2126" w:type="dxa"/>
            <w:vAlign w:val="center"/>
          </w:tcPr>
          <w:p w14:paraId="2E82D65F" w14:textId="3612683D"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d’objectifs du PSIE pris en compte par le PNE divisé par le nombre total d’objectifs du PSIE x 100</w:t>
            </w:r>
          </w:p>
        </w:tc>
        <w:tc>
          <w:tcPr>
            <w:tcW w:w="1701" w:type="dxa"/>
            <w:vAlign w:val="center"/>
            <w:hideMark/>
          </w:tcPr>
          <w:p w14:paraId="7C305C00" w14:textId="27521408"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PNE (2020-2025) et PND (2018-2025)</w:t>
            </w:r>
          </w:p>
        </w:tc>
        <w:tc>
          <w:tcPr>
            <w:tcW w:w="1984" w:type="dxa"/>
            <w:vAlign w:val="center"/>
            <w:hideMark/>
          </w:tcPr>
          <w:p w14:paraId="3553286B" w14:textId="497739BA"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r>
              <w:rPr>
                <w:rFonts w:ascii="Montserrat" w:hAnsi="Montserrat"/>
                <w:sz w:val="18"/>
                <w:szCs w:val="18"/>
                <w:lang w:eastAsia="fr-FR"/>
              </w:rPr>
              <w:t>, interview</w:t>
            </w:r>
          </w:p>
        </w:tc>
        <w:tc>
          <w:tcPr>
            <w:tcW w:w="1948" w:type="dxa"/>
            <w:vAlign w:val="center"/>
            <w:hideMark/>
          </w:tcPr>
          <w:p w14:paraId="41EE62B6" w14:textId="77777777" w:rsidR="003B34B7"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52424EE9" w14:textId="714DA679"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descriptive</w:t>
            </w:r>
          </w:p>
        </w:tc>
      </w:tr>
      <w:tr w:rsidR="003B34B7" w:rsidRPr="004872AF" w14:paraId="74B12B2A"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0813E56"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094145EF" w14:textId="60D19380"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synergie il y a-t-il entre le PSIE et les priorités nationales de développement contenues dans les ODD</w:t>
            </w:r>
            <w:r>
              <w:rPr>
                <w:rFonts w:ascii="Montserrat" w:hAnsi="Montserrat"/>
                <w:sz w:val="18"/>
                <w:szCs w:val="18"/>
                <w:lang w:eastAsia="fr-FR"/>
              </w:rPr>
              <w:t xml:space="preserve"> et le</w:t>
            </w:r>
            <w:r w:rsidRPr="004872AF">
              <w:rPr>
                <w:rFonts w:ascii="Montserrat" w:hAnsi="Montserrat"/>
                <w:sz w:val="18"/>
                <w:szCs w:val="18"/>
                <w:lang w:eastAsia="fr-FR"/>
              </w:rPr>
              <w:t xml:space="preserve"> PND </w:t>
            </w:r>
            <w:r>
              <w:rPr>
                <w:rFonts w:ascii="Montserrat" w:hAnsi="Montserrat"/>
                <w:sz w:val="18"/>
                <w:szCs w:val="18"/>
                <w:lang w:eastAsia="fr-FR"/>
              </w:rPr>
              <w:t>(</w:t>
            </w:r>
            <w:r w:rsidRPr="004872AF">
              <w:rPr>
                <w:rFonts w:ascii="Montserrat" w:hAnsi="Montserrat"/>
                <w:sz w:val="18"/>
                <w:szCs w:val="18"/>
                <w:lang w:eastAsia="fr-FR"/>
              </w:rPr>
              <w:t>le PAG 2</w:t>
            </w:r>
            <w:r>
              <w:rPr>
                <w:rFonts w:ascii="Montserrat" w:hAnsi="Montserrat"/>
                <w:sz w:val="18"/>
                <w:szCs w:val="18"/>
                <w:lang w:eastAsia="fr-FR"/>
              </w:rPr>
              <w:t>)</w:t>
            </w:r>
            <w:r w:rsidRPr="004872AF">
              <w:rPr>
                <w:rFonts w:ascii="Montserrat" w:hAnsi="Montserrat"/>
                <w:sz w:val="18"/>
                <w:szCs w:val="18"/>
                <w:lang w:eastAsia="fr-FR"/>
              </w:rPr>
              <w:t xml:space="preserve"> en matière d’accélération du développement économique et social du Bénin </w:t>
            </w:r>
            <w:r>
              <w:rPr>
                <w:rFonts w:ascii="Montserrat" w:hAnsi="Montserrat"/>
                <w:sz w:val="18"/>
                <w:szCs w:val="18"/>
                <w:lang w:eastAsia="fr-FR"/>
              </w:rPr>
              <w:t xml:space="preserve">et les interventions des autres acteurs sectoriels </w:t>
            </w:r>
            <w:r w:rsidRPr="004872AF">
              <w:rPr>
                <w:rFonts w:ascii="Montserrat" w:hAnsi="Montserrat"/>
                <w:sz w:val="18"/>
                <w:szCs w:val="18"/>
                <w:lang w:eastAsia="fr-FR"/>
              </w:rPr>
              <w:t>?</w:t>
            </w:r>
          </w:p>
        </w:tc>
        <w:tc>
          <w:tcPr>
            <w:tcW w:w="2608" w:type="dxa"/>
            <w:noWrap/>
            <w:vAlign w:val="center"/>
            <w:hideMark/>
          </w:tcPr>
          <w:p w14:paraId="240B56BE" w14:textId="77777777" w:rsidR="003B34B7"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Degré </w:t>
            </w:r>
            <w:r>
              <w:rPr>
                <w:rFonts w:ascii="Montserrat" w:hAnsi="Montserrat"/>
                <w:sz w:val="18"/>
                <w:szCs w:val="18"/>
                <w:lang w:eastAsia="fr-FR"/>
              </w:rPr>
              <w:t>de synergie</w:t>
            </w:r>
            <w:r w:rsidRPr="004872AF">
              <w:rPr>
                <w:rFonts w:ascii="Montserrat" w:hAnsi="Montserrat"/>
                <w:sz w:val="18"/>
                <w:szCs w:val="18"/>
                <w:lang w:eastAsia="fr-FR"/>
              </w:rPr>
              <w:t xml:space="preserve"> entre le PSIE, PND</w:t>
            </w:r>
          </w:p>
          <w:p w14:paraId="28248963" w14:textId="2A27FE8C"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Degré de synergie entre le PSIE et les interventions d’autres acteurs sectoriels</w:t>
            </w:r>
          </w:p>
        </w:tc>
        <w:tc>
          <w:tcPr>
            <w:tcW w:w="2126" w:type="dxa"/>
            <w:vAlign w:val="center"/>
          </w:tcPr>
          <w:p w14:paraId="21449785" w14:textId="77777777" w:rsidR="003B34B7"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d’objectifs couverts exclusivement par le PSIE divisé par le nombre total d’objectifs relatifs à l’emploi des jeunes couverts par les acteurs sectoriels x 100</w:t>
            </w:r>
          </w:p>
          <w:p w14:paraId="795FE15B" w14:textId="7D6CC182"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1-(Nombre d’interventions majeures communes entre le PSIE et les autres acteurs sectoriels divisé par le nombre total </w:t>
            </w:r>
            <w:r>
              <w:rPr>
                <w:rFonts w:ascii="Montserrat" w:hAnsi="Montserrat"/>
                <w:sz w:val="18"/>
                <w:szCs w:val="18"/>
                <w:lang w:eastAsia="fr-FR"/>
              </w:rPr>
              <w:lastRenderedPageBreak/>
              <w:t>d’interventions majeures) x 100</w:t>
            </w:r>
          </w:p>
        </w:tc>
        <w:tc>
          <w:tcPr>
            <w:tcW w:w="1701" w:type="dxa"/>
            <w:vAlign w:val="center"/>
            <w:hideMark/>
          </w:tcPr>
          <w:p w14:paraId="1CB77136" w14:textId="339F4D6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lastRenderedPageBreak/>
              <w:t>Rapports sur l’emploi des jeunes, PSIE.</w:t>
            </w:r>
          </w:p>
        </w:tc>
        <w:tc>
          <w:tcPr>
            <w:tcW w:w="1984" w:type="dxa"/>
            <w:vAlign w:val="center"/>
            <w:hideMark/>
          </w:tcPr>
          <w:p w14:paraId="51997DDD" w14:textId="00C518D0"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r>
              <w:rPr>
                <w:rFonts w:ascii="Montserrat" w:hAnsi="Montserrat"/>
                <w:sz w:val="18"/>
                <w:szCs w:val="18"/>
                <w:lang w:eastAsia="fr-FR"/>
              </w:rPr>
              <w:t>, interview</w:t>
            </w:r>
          </w:p>
        </w:tc>
        <w:tc>
          <w:tcPr>
            <w:tcW w:w="1948" w:type="dxa"/>
            <w:vAlign w:val="center"/>
            <w:hideMark/>
          </w:tcPr>
          <w:p w14:paraId="245584C2" w14:textId="77777777" w:rsidR="003B34B7"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087E69E5" w14:textId="2032EF38"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de contenu</w:t>
            </w:r>
          </w:p>
        </w:tc>
      </w:tr>
      <w:tr w:rsidR="003B34B7" w:rsidRPr="004872AF" w14:paraId="5B7F951A"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4BD1D435"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4BC6C919" w14:textId="3D8E71E6"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Quel est le degré de cohérence interne du PSIE ?</w:t>
            </w:r>
          </w:p>
        </w:tc>
        <w:tc>
          <w:tcPr>
            <w:tcW w:w="2608" w:type="dxa"/>
            <w:noWrap/>
            <w:hideMark/>
          </w:tcPr>
          <w:p w14:paraId="241DA7BD" w14:textId="298BA8D0"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Degré d’alignement </w:t>
            </w:r>
            <w:r>
              <w:rPr>
                <w:rFonts w:ascii="Montserrat" w:hAnsi="Montserrat"/>
                <w:sz w:val="18"/>
                <w:szCs w:val="18"/>
                <w:lang w:eastAsia="fr-FR"/>
              </w:rPr>
              <w:t xml:space="preserve">entre les objectifs et les interventions </w:t>
            </w:r>
            <w:r w:rsidRPr="004872AF">
              <w:rPr>
                <w:rFonts w:ascii="Montserrat" w:hAnsi="Montserrat"/>
                <w:sz w:val="18"/>
                <w:szCs w:val="18"/>
                <w:lang w:eastAsia="fr-FR"/>
              </w:rPr>
              <w:t>du PSIE</w:t>
            </w:r>
          </w:p>
        </w:tc>
        <w:tc>
          <w:tcPr>
            <w:tcW w:w="2126" w:type="dxa"/>
            <w:vAlign w:val="center"/>
          </w:tcPr>
          <w:p w14:paraId="6B4D24AD" w14:textId="6426A01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d’intervention du PSIE pris en compte par ses objectifs de départ divisé par le nombre total d’intervention x 100</w:t>
            </w:r>
          </w:p>
        </w:tc>
        <w:tc>
          <w:tcPr>
            <w:tcW w:w="1701" w:type="dxa"/>
            <w:vAlign w:val="center"/>
            <w:hideMark/>
          </w:tcPr>
          <w:p w14:paraId="20B8C777" w14:textId="5C0FF886"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 PSIE, document de projet PSIE</w:t>
            </w:r>
          </w:p>
        </w:tc>
        <w:tc>
          <w:tcPr>
            <w:tcW w:w="1984" w:type="dxa"/>
            <w:vAlign w:val="center"/>
            <w:hideMark/>
          </w:tcPr>
          <w:p w14:paraId="17B2BBC6" w14:textId="6BF7DEE6" w:rsidR="003B34B7" w:rsidRPr="004872AF" w:rsidRDefault="004F6B6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w:t>
            </w:r>
            <w:r w:rsidR="003B34B7">
              <w:rPr>
                <w:rFonts w:ascii="Montserrat" w:hAnsi="Montserrat"/>
                <w:sz w:val="18"/>
                <w:szCs w:val="18"/>
                <w:lang w:eastAsia="fr-FR"/>
              </w:rPr>
              <w:t>, interview</w:t>
            </w:r>
          </w:p>
        </w:tc>
        <w:tc>
          <w:tcPr>
            <w:tcW w:w="1948" w:type="dxa"/>
            <w:vAlign w:val="center"/>
            <w:hideMark/>
          </w:tcPr>
          <w:p w14:paraId="0CE87A9A" w14:textId="77777777" w:rsidR="003B34B7"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3EDA65C9" w14:textId="4DB410E1"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descriptive</w:t>
            </w:r>
          </w:p>
        </w:tc>
      </w:tr>
      <w:tr w:rsidR="003B34B7" w:rsidRPr="004872AF" w14:paraId="059D91CA"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4887F26B" w14:textId="77777777" w:rsidR="003B34B7" w:rsidRPr="004872AF" w:rsidRDefault="003B34B7" w:rsidP="00812FEE">
            <w:pPr>
              <w:jc w:val="both"/>
              <w:rPr>
                <w:rFonts w:ascii="Montserrat" w:hAnsi="Montserrat"/>
                <w:b w:val="0"/>
                <w:bCs w:val="0"/>
                <w:sz w:val="18"/>
                <w:szCs w:val="18"/>
                <w:lang w:eastAsia="fr-FR"/>
              </w:rPr>
            </w:pPr>
            <w:r w:rsidRPr="004872AF">
              <w:rPr>
                <w:rFonts w:ascii="Montserrat" w:hAnsi="Montserrat"/>
                <w:sz w:val="18"/>
                <w:szCs w:val="18"/>
                <w:lang w:eastAsia="fr-FR"/>
              </w:rPr>
              <w:t>Efficacité</w:t>
            </w:r>
          </w:p>
        </w:tc>
        <w:tc>
          <w:tcPr>
            <w:tcW w:w="2699" w:type="dxa"/>
            <w:hideMark/>
          </w:tcPr>
          <w:p w14:paraId="226BC2E6" w14:textId="77777777"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a contribué à la mise en place des actions d’immersion et d’encadrement des candidats à l’emploi ?</w:t>
            </w:r>
          </w:p>
        </w:tc>
        <w:tc>
          <w:tcPr>
            <w:tcW w:w="2608" w:type="dxa"/>
            <w:vAlign w:val="center"/>
            <w:hideMark/>
          </w:tcPr>
          <w:p w14:paraId="1B20A4BC" w14:textId="1CAC163F"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Nombre de candidats mis en </w:t>
            </w:r>
            <w:r>
              <w:rPr>
                <w:rFonts w:ascii="Montserrat" w:hAnsi="Montserrat"/>
                <w:sz w:val="18"/>
                <w:szCs w:val="18"/>
                <w:lang w:eastAsia="fr-FR"/>
              </w:rPr>
              <w:t>stage</w:t>
            </w:r>
            <w:r w:rsidRPr="004872AF">
              <w:rPr>
                <w:rFonts w:ascii="Montserrat" w:hAnsi="Montserrat"/>
                <w:sz w:val="18"/>
                <w:szCs w:val="18"/>
                <w:lang w:eastAsia="fr-FR"/>
              </w:rPr>
              <w:t xml:space="preserve"> par an</w:t>
            </w:r>
          </w:p>
        </w:tc>
        <w:tc>
          <w:tcPr>
            <w:tcW w:w="2126" w:type="dxa"/>
            <w:vAlign w:val="center"/>
          </w:tcPr>
          <w:p w14:paraId="7263FCD8" w14:textId="1B26139A"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candidats mis en stage sur les 5 années du PSIE</w:t>
            </w:r>
          </w:p>
        </w:tc>
        <w:tc>
          <w:tcPr>
            <w:tcW w:w="1701" w:type="dxa"/>
            <w:vAlign w:val="center"/>
          </w:tcPr>
          <w:p w14:paraId="4E5C7618" w14:textId="3F81C47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PSIE</w:t>
            </w:r>
          </w:p>
        </w:tc>
        <w:tc>
          <w:tcPr>
            <w:tcW w:w="1984" w:type="dxa"/>
            <w:vAlign w:val="center"/>
          </w:tcPr>
          <w:p w14:paraId="372573F2" w14:textId="7346E37A" w:rsidR="003B34B7" w:rsidRPr="004872AF" w:rsidRDefault="004F6B6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w:t>
            </w:r>
          </w:p>
        </w:tc>
        <w:tc>
          <w:tcPr>
            <w:tcW w:w="1948" w:type="dxa"/>
            <w:vAlign w:val="center"/>
          </w:tcPr>
          <w:p w14:paraId="71E0F813" w14:textId="77777777" w:rsidR="004F6B6F" w:rsidRDefault="004F6B6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32DDE4C1" w14:textId="5E99DB86" w:rsidR="003B34B7" w:rsidRPr="004872AF" w:rsidRDefault="004F6B6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comparative</w:t>
            </w:r>
          </w:p>
        </w:tc>
      </w:tr>
      <w:tr w:rsidR="003B34B7" w:rsidRPr="004872AF" w14:paraId="30A2FFBC"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08EEA56A" w14:textId="77777777" w:rsidR="003B34B7" w:rsidRPr="004872AF" w:rsidRDefault="003B34B7" w:rsidP="00DA598C">
            <w:pPr>
              <w:rPr>
                <w:rFonts w:ascii="Montserrat" w:hAnsi="Montserrat"/>
                <w:b w:val="0"/>
                <w:bCs w:val="0"/>
                <w:sz w:val="18"/>
                <w:szCs w:val="18"/>
                <w:lang w:eastAsia="fr-FR"/>
              </w:rPr>
            </w:pPr>
          </w:p>
        </w:tc>
        <w:tc>
          <w:tcPr>
            <w:tcW w:w="2699" w:type="dxa"/>
            <w:hideMark/>
          </w:tcPr>
          <w:p w14:paraId="464C7B5F" w14:textId="77777777" w:rsidR="003B34B7" w:rsidRPr="004872AF" w:rsidRDefault="003B34B7" w:rsidP="00DA598C">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PSIE a contribué à soutenir financièrement la prise en charge des salaires (totale ou partielle) des titulaires des nouveaux emplois créées par les entreprises ? </w:t>
            </w:r>
          </w:p>
        </w:tc>
        <w:tc>
          <w:tcPr>
            <w:tcW w:w="2608" w:type="dxa"/>
            <w:vAlign w:val="center"/>
            <w:hideMark/>
          </w:tcPr>
          <w:p w14:paraId="64F477AE" w14:textId="176542B4"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de salaire pris en charge par le PSIE</w:t>
            </w:r>
          </w:p>
        </w:tc>
        <w:tc>
          <w:tcPr>
            <w:tcW w:w="2126" w:type="dxa"/>
            <w:vAlign w:val="center"/>
          </w:tcPr>
          <w:p w14:paraId="19241E66" w14:textId="5A78357E"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Montant des salaires versés par le PSIE divisé par le montant total des salaires dus x 100</w:t>
            </w:r>
          </w:p>
        </w:tc>
        <w:tc>
          <w:tcPr>
            <w:tcW w:w="1701" w:type="dxa"/>
            <w:vAlign w:val="center"/>
            <w:hideMark/>
          </w:tcPr>
          <w:p w14:paraId="11A02F3F" w14:textId="17336E26"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 financier PSIE</w:t>
            </w:r>
          </w:p>
        </w:tc>
        <w:tc>
          <w:tcPr>
            <w:tcW w:w="1984" w:type="dxa"/>
            <w:vAlign w:val="center"/>
            <w:hideMark/>
          </w:tcPr>
          <w:p w14:paraId="67404D95" w14:textId="7D5C6FD2"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5E3AD874" w14:textId="77777777" w:rsidR="003B34B7"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28ED3F52" w14:textId="559FF8E5"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comparative</w:t>
            </w:r>
          </w:p>
        </w:tc>
      </w:tr>
      <w:tr w:rsidR="003B34B7" w:rsidRPr="004872AF" w14:paraId="6626752F"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7839AC0E"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578A9058" w14:textId="77777777"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a mise en place des mesures d’accompagnement à l’employabilité des jeunes ?</w:t>
            </w:r>
          </w:p>
        </w:tc>
        <w:tc>
          <w:tcPr>
            <w:tcW w:w="2608" w:type="dxa"/>
            <w:vAlign w:val="center"/>
            <w:hideMark/>
          </w:tcPr>
          <w:p w14:paraId="79D05229" w14:textId="2A1D1832"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Taux de jeunes accompagnés </w:t>
            </w:r>
            <w:r w:rsidR="008A49B6">
              <w:rPr>
                <w:rFonts w:ascii="Montserrat" w:hAnsi="Montserrat"/>
                <w:sz w:val="18"/>
                <w:szCs w:val="18"/>
                <w:lang w:eastAsia="fr-FR"/>
              </w:rPr>
              <w:t>pour</w:t>
            </w:r>
            <w:r>
              <w:rPr>
                <w:rFonts w:ascii="Montserrat" w:hAnsi="Montserrat"/>
                <w:sz w:val="18"/>
                <w:szCs w:val="18"/>
                <w:lang w:eastAsia="fr-FR"/>
              </w:rPr>
              <w:t xml:space="preserve"> son employabilité</w:t>
            </w:r>
          </w:p>
        </w:tc>
        <w:tc>
          <w:tcPr>
            <w:tcW w:w="2126" w:type="dxa"/>
            <w:vAlign w:val="center"/>
          </w:tcPr>
          <w:p w14:paraId="4E3483D5" w14:textId="60E678C8"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 jeunes accompagnés divisé par le nombre total de jeunes x 100</w:t>
            </w:r>
          </w:p>
        </w:tc>
        <w:tc>
          <w:tcPr>
            <w:tcW w:w="1701" w:type="dxa"/>
            <w:vAlign w:val="center"/>
            <w:hideMark/>
          </w:tcPr>
          <w:p w14:paraId="47ECF910" w14:textId="0B55A62E"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PSIE</w:t>
            </w:r>
          </w:p>
        </w:tc>
        <w:tc>
          <w:tcPr>
            <w:tcW w:w="1984" w:type="dxa"/>
            <w:vAlign w:val="center"/>
            <w:hideMark/>
          </w:tcPr>
          <w:p w14:paraId="669DBFF5" w14:textId="5C91F915" w:rsidR="003B34B7" w:rsidRPr="004872AF" w:rsidRDefault="00906EA3"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12E8614B" w14:textId="77777777" w:rsidR="00906EA3" w:rsidRDefault="00906EA3"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4CDA1A0E" w14:textId="77E9331D" w:rsidR="003B34B7" w:rsidRPr="004872AF" w:rsidRDefault="00906EA3"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comparative</w:t>
            </w:r>
          </w:p>
        </w:tc>
      </w:tr>
      <w:tr w:rsidR="00CA3FEF" w:rsidRPr="004872AF" w14:paraId="18E125E6" w14:textId="77777777" w:rsidTr="00B74218">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6C6A6DB4" w14:textId="77777777" w:rsidR="00CA3FEF" w:rsidRPr="004872AF" w:rsidRDefault="00CA3FEF" w:rsidP="00812FEE">
            <w:pPr>
              <w:rPr>
                <w:rFonts w:ascii="Montserrat" w:hAnsi="Montserrat"/>
                <w:b w:val="0"/>
                <w:bCs w:val="0"/>
                <w:sz w:val="18"/>
                <w:szCs w:val="18"/>
                <w:lang w:eastAsia="fr-FR"/>
              </w:rPr>
            </w:pPr>
          </w:p>
        </w:tc>
        <w:tc>
          <w:tcPr>
            <w:tcW w:w="2699" w:type="dxa"/>
            <w:vAlign w:val="center"/>
            <w:hideMark/>
          </w:tcPr>
          <w:p w14:paraId="49FF863B" w14:textId="77777777" w:rsidR="00CA3FEF" w:rsidRPr="004872AF" w:rsidRDefault="00CA3FEF" w:rsidP="00B7421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Combien de bénéficiaires directs (agents, juridictions, structures) reçoivent les services du PSIE ?</w:t>
            </w:r>
          </w:p>
        </w:tc>
        <w:tc>
          <w:tcPr>
            <w:tcW w:w="2608" w:type="dxa"/>
            <w:vAlign w:val="center"/>
            <w:hideMark/>
          </w:tcPr>
          <w:p w14:paraId="6ACD5860" w14:textId="39BA76D2" w:rsidR="00CA3FEF" w:rsidRPr="004872AF" w:rsidRDefault="00CA3FEF"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Nombre</w:t>
            </w:r>
            <w:r w:rsidR="009A013A">
              <w:rPr>
                <w:rFonts w:ascii="Montserrat" w:hAnsi="Montserrat"/>
                <w:sz w:val="18"/>
                <w:szCs w:val="18"/>
                <w:lang w:eastAsia="fr-FR"/>
              </w:rPr>
              <w:t xml:space="preserve"> de</w:t>
            </w:r>
            <w:r w:rsidRPr="004872AF">
              <w:rPr>
                <w:rFonts w:ascii="Montserrat" w:hAnsi="Montserrat"/>
                <w:sz w:val="18"/>
                <w:szCs w:val="18"/>
                <w:lang w:eastAsia="fr-FR"/>
              </w:rPr>
              <w:t xml:space="preserve"> bénéficiaires </w:t>
            </w:r>
            <w:r w:rsidR="009A013A">
              <w:rPr>
                <w:rFonts w:ascii="Montserrat" w:hAnsi="Montserrat"/>
                <w:sz w:val="18"/>
                <w:szCs w:val="18"/>
                <w:lang w:eastAsia="fr-FR"/>
              </w:rPr>
              <w:t xml:space="preserve">(agents et structures) </w:t>
            </w:r>
            <w:r w:rsidRPr="004872AF">
              <w:rPr>
                <w:rFonts w:ascii="Montserrat" w:hAnsi="Montserrat"/>
                <w:sz w:val="18"/>
                <w:szCs w:val="18"/>
                <w:lang w:eastAsia="fr-FR"/>
              </w:rPr>
              <w:t>des interventions du PSIE</w:t>
            </w:r>
          </w:p>
        </w:tc>
        <w:tc>
          <w:tcPr>
            <w:tcW w:w="2126" w:type="dxa"/>
            <w:vAlign w:val="center"/>
          </w:tcPr>
          <w:p w14:paraId="3DA6A747" w14:textId="77777777" w:rsidR="00CA3FEF" w:rsidRDefault="001B499A"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jeunes bénéficiaires du PSIE</w:t>
            </w:r>
          </w:p>
          <w:p w14:paraId="5984981A" w14:textId="0CFD739D" w:rsidR="001B499A" w:rsidRPr="004872AF" w:rsidRDefault="001B499A"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entreprises</w:t>
            </w:r>
            <w:r w:rsidR="00FF16A0">
              <w:rPr>
                <w:rFonts w:ascii="Montserrat" w:hAnsi="Montserrat"/>
                <w:sz w:val="18"/>
                <w:szCs w:val="18"/>
                <w:lang w:eastAsia="fr-FR"/>
              </w:rPr>
              <w:t>,</w:t>
            </w:r>
            <w:r>
              <w:rPr>
                <w:rFonts w:ascii="Montserrat" w:hAnsi="Montserrat"/>
                <w:sz w:val="18"/>
                <w:szCs w:val="18"/>
                <w:lang w:eastAsia="fr-FR"/>
              </w:rPr>
              <w:t xml:space="preserve"> par catégorie</w:t>
            </w:r>
            <w:r w:rsidR="009011EE">
              <w:rPr>
                <w:rFonts w:ascii="Montserrat" w:hAnsi="Montserrat"/>
                <w:sz w:val="18"/>
                <w:szCs w:val="18"/>
                <w:lang w:eastAsia="fr-FR"/>
              </w:rPr>
              <w:t xml:space="preserve">, </w:t>
            </w:r>
            <w:r w:rsidR="002074F7">
              <w:rPr>
                <w:rFonts w:ascii="Montserrat" w:hAnsi="Montserrat"/>
                <w:sz w:val="18"/>
                <w:szCs w:val="18"/>
                <w:lang w:eastAsia="fr-FR"/>
              </w:rPr>
              <w:lastRenderedPageBreak/>
              <w:t>bénéficiaires du PSIE</w:t>
            </w:r>
          </w:p>
        </w:tc>
        <w:tc>
          <w:tcPr>
            <w:tcW w:w="1701" w:type="dxa"/>
            <w:vAlign w:val="center"/>
            <w:hideMark/>
          </w:tcPr>
          <w:p w14:paraId="62C45DFF" w14:textId="39A3BC89" w:rsidR="00CA3FEF" w:rsidRPr="004872AF" w:rsidRDefault="00CA3FE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lastRenderedPageBreak/>
              <w:t xml:space="preserve">Rapport de suivi, </w:t>
            </w:r>
            <w:r w:rsidRPr="004872AF">
              <w:rPr>
                <w:rFonts w:ascii="Montserrat" w:hAnsi="Montserrat"/>
                <w:sz w:val="18"/>
                <w:szCs w:val="18"/>
                <w:lang w:eastAsia="fr-FR"/>
              </w:rPr>
              <w:br/>
              <w:t>Rapport d'évaluation à mi-parcours</w:t>
            </w:r>
          </w:p>
        </w:tc>
        <w:tc>
          <w:tcPr>
            <w:tcW w:w="1984" w:type="dxa"/>
            <w:vAlign w:val="center"/>
            <w:hideMark/>
          </w:tcPr>
          <w:p w14:paraId="7DE9B50D" w14:textId="54F9A9D7" w:rsidR="00CA3FEF" w:rsidRPr="004872AF" w:rsidRDefault="00461E1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09D3AEAF" w14:textId="64BB69AE" w:rsidR="00CA3FEF" w:rsidRPr="004872AF" w:rsidRDefault="009011EE"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w:t>
            </w:r>
            <w:r w:rsidR="00FB2651">
              <w:rPr>
                <w:rFonts w:ascii="Montserrat" w:hAnsi="Montserrat"/>
                <w:sz w:val="18"/>
                <w:szCs w:val="18"/>
                <w:lang w:eastAsia="fr-FR"/>
              </w:rPr>
              <w:t xml:space="preserve">, </w:t>
            </w:r>
            <w:r w:rsidR="00FB2651" w:rsidRPr="004872AF">
              <w:rPr>
                <w:rFonts w:ascii="Montserrat" w:hAnsi="Montserrat"/>
                <w:sz w:val="18"/>
                <w:szCs w:val="18"/>
                <w:lang w:eastAsia="fr-FR"/>
              </w:rPr>
              <w:t xml:space="preserve">Analyse </w:t>
            </w:r>
            <w:r w:rsidR="00FB2651">
              <w:rPr>
                <w:rFonts w:ascii="Montserrat" w:hAnsi="Montserrat"/>
                <w:sz w:val="18"/>
                <w:szCs w:val="18"/>
                <w:lang w:eastAsia="fr-FR"/>
              </w:rPr>
              <w:t>comparative</w:t>
            </w:r>
          </w:p>
        </w:tc>
      </w:tr>
      <w:tr w:rsidR="00C830A4" w:rsidRPr="004872AF" w14:paraId="6983E3EA"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1077B67C" w14:textId="77777777" w:rsidR="00C830A4" w:rsidRPr="004872AF" w:rsidRDefault="00C830A4" w:rsidP="00C830A4">
            <w:pPr>
              <w:rPr>
                <w:rFonts w:ascii="Montserrat" w:hAnsi="Montserrat"/>
                <w:b w:val="0"/>
                <w:bCs w:val="0"/>
                <w:sz w:val="18"/>
                <w:szCs w:val="18"/>
                <w:lang w:eastAsia="fr-FR"/>
              </w:rPr>
            </w:pPr>
          </w:p>
        </w:tc>
        <w:tc>
          <w:tcPr>
            <w:tcW w:w="2699" w:type="dxa"/>
            <w:hideMark/>
          </w:tcPr>
          <w:p w14:paraId="5BA062ED" w14:textId="77777777" w:rsidR="00C830A4" w:rsidRPr="004872AF" w:rsidRDefault="00C830A4" w:rsidP="00C830A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Les services délivrés par le PSIE sont-ils conformes à ceux prévus et atteignent-ils les niveaux prévus ?</w:t>
            </w:r>
          </w:p>
        </w:tc>
        <w:tc>
          <w:tcPr>
            <w:tcW w:w="2608" w:type="dxa"/>
            <w:noWrap/>
            <w:vAlign w:val="center"/>
            <w:hideMark/>
          </w:tcPr>
          <w:p w14:paraId="32FFFA8F" w14:textId="5CCB9299" w:rsidR="00C830A4" w:rsidRPr="004872AF" w:rsidRDefault="00C830A4"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Ecart entre les </w:t>
            </w:r>
            <w:r>
              <w:rPr>
                <w:rFonts w:ascii="Montserrat" w:hAnsi="Montserrat"/>
                <w:sz w:val="18"/>
                <w:szCs w:val="18"/>
                <w:lang w:eastAsia="fr-FR"/>
              </w:rPr>
              <w:t>résultats attendus</w:t>
            </w:r>
            <w:r w:rsidRPr="004872AF">
              <w:rPr>
                <w:rFonts w:ascii="Montserrat" w:hAnsi="Montserrat"/>
                <w:sz w:val="18"/>
                <w:szCs w:val="18"/>
                <w:lang w:eastAsia="fr-FR"/>
              </w:rPr>
              <w:t xml:space="preserve"> et les résultats obtenus</w:t>
            </w:r>
          </w:p>
        </w:tc>
        <w:tc>
          <w:tcPr>
            <w:tcW w:w="2126" w:type="dxa"/>
            <w:vAlign w:val="center"/>
          </w:tcPr>
          <w:p w14:paraId="4AAE5C28" w14:textId="378F96E2" w:rsidR="00C830A4" w:rsidRPr="004872AF" w:rsidRDefault="00C830A4"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Résultats obtenus moins résultats attendus</w:t>
            </w:r>
          </w:p>
        </w:tc>
        <w:tc>
          <w:tcPr>
            <w:tcW w:w="1701" w:type="dxa"/>
            <w:vAlign w:val="center"/>
            <w:hideMark/>
          </w:tcPr>
          <w:p w14:paraId="213C1F56" w14:textId="66FC91AE" w:rsidR="00C830A4" w:rsidRPr="004872AF" w:rsidRDefault="0032422A"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PSIE, interview</w:t>
            </w:r>
          </w:p>
        </w:tc>
        <w:tc>
          <w:tcPr>
            <w:tcW w:w="1984" w:type="dxa"/>
            <w:vAlign w:val="center"/>
            <w:hideMark/>
          </w:tcPr>
          <w:p w14:paraId="5D1F8A62" w14:textId="49850A02" w:rsidR="00C830A4" w:rsidRPr="004872AF" w:rsidRDefault="00C830A4"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1E0CBB8D" w14:textId="0FDDC3D9" w:rsidR="00C830A4" w:rsidRPr="004872AF" w:rsidRDefault="00C830A4"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Analyse documentaire, </w:t>
            </w:r>
            <w:r w:rsidRPr="004872AF">
              <w:rPr>
                <w:rFonts w:ascii="Montserrat" w:hAnsi="Montserrat"/>
                <w:sz w:val="18"/>
                <w:szCs w:val="18"/>
                <w:lang w:eastAsia="fr-FR"/>
              </w:rPr>
              <w:t xml:space="preserve">Analyse </w:t>
            </w:r>
            <w:r>
              <w:rPr>
                <w:rFonts w:ascii="Montserrat" w:hAnsi="Montserrat"/>
                <w:sz w:val="18"/>
                <w:szCs w:val="18"/>
                <w:lang w:eastAsia="fr-FR"/>
              </w:rPr>
              <w:t>comparative</w:t>
            </w:r>
          </w:p>
        </w:tc>
      </w:tr>
      <w:tr w:rsidR="00F00286" w:rsidRPr="004872AF" w14:paraId="1CBF555D"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03CB8418" w14:textId="77777777" w:rsidR="00F00286" w:rsidRPr="004872AF" w:rsidRDefault="00F00286" w:rsidP="00F00286">
            <w:pPr>
              <w:rPr>
                <w:rFonts w:ascii="Montserrat" w:hAnsi="Montserrat"/>
                <w:b w:val="0"/>
                <w:bCs w:val="0"/>
                <w:sz w:val="18"/>
                <w:szCs w:val="18"/>
                <w:lang w:eastAsia="fr-FR"/>
              </w:rPr>
            </w:pPr>
          </w:p>
        </w:tc>
        <w:tc>
          <w:tcPr>
            <w:tcW w:w="2699" w:type="dxa"/>
            <w:hideMark/>
          </w:tcPr>
          <w:p w14:paraId="31973867" w14:textId="77777777" w:rsidR="00F00286" w:rsidRPr="004872AF" w:rsidRDefault="00F00286" w:rsidP="00F00286">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Quelles sont les actions non prévues mais réalisées sur le programme ? sont-elles en lien avec les besoins ? Quels sont leur ampleur et impact sur le programme ?</w:t>
            </w:r>
          </w:p>
        </w:tc>
        <w:tc>
          <w:tcPr>
            <w:tcW w:w="2608" w:type="dxa"/>
            <w:vAlign w:val="center"/>
            <w:hideMark/>
          </w:tcPr>
          <w:p w14:paraId="7BBC305A" w14:textId="77777777" w:rsidR="00F00286" w:rsidRDefault="00F0028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Liste des actions non prévues mais réalisées</w:t>
            </w:r>
          </w:p>
          <w:p w14:paraId="115B9D4A" w14:textId="077056BC" w:rsidR="00F00286" w:rsidRPr="004872AF" w:rsidRDefault="00F0028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Taux d'ajustement du programme</w:t>
            </w:r>
          </w:p>
        </w:tc>
        <w:tc>
          <w:tcPr>
            <w:tcW w:w="2126" w:type="dxa"/>
            <w:vAlign w:val="center"/>
          </w:tcPr>
          <w:p w14:paraId="60DCA562" w14:textId="77777777" w:rsidR="00F00286" w:rsidRDefault="00F0028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p w14:paraId="1C0DF38F" w14:textId="41BE30DC" w:rsidR="00F00286" w:rsidRPr="004872AF" w:rsidRDefault="00F0028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d’actions ajoutées ou modifiées divisé par le nombre total d’actions x 100</w:t>
            </w:r>
          </w:p>
        </w:tc>
        <w:tc>
          <w:tcPr>
            <w:tcW w:w="1701" w:type="dxa"/>
            <w:vAlign w:val="center"/>
            <w:hideMark/>
          </w:tcPr>
          <w:p w14:paraId="02ADD982" w14:textId="7FBE5300" w:rsidR="00F00286" w:rsidRPr="004872AF" w:rsidRDefault="00F00286"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PSIE, interview</w:t>
            </w:r>
          </w:p>
        </w:tc>
        <w:tc>
          <w:tcPr>
            <w:tcW w:w="1984" w:type="dxa"/>
            <w:vAlign w:val="center"/>
            <w:hideMark/>
          </w:tcPr>
          <w:p w14:paraId="158C5726" w14:textId="289ED640" w:rsidR="00F00286" w:rsidRPr="004872AF" w:rsidRDefault="00F00286"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43F80407" w14:textId="5284E57A" w:rsidR="00F00286" w:rsidRPr="004872AF" w:rsidRDefault="00F00286"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Analyse documentaire, </w:t>
            </w:r>
            <w:r w:rsidRPr="004872AF">
              <w:rPr>
                <w:rFonts w:ascii="Montserrat" w:hAnsi="Montserrat"/>
                <w:sz w:val="18"/>
                <w:szCs w:val="18"/>
                <w:lang w:eastAsia="fr-FR"/>
              </w:rPr>
              <w:t xml:space="preserve">Analyse </w:t>
            </w:r>
            <w:r w:rsidR="00F1374C">
              <w:rPr>
                <w:rFonts w:ascii="Montserrat" w:hAnsi="Montserrat"/>
                <w:sz w:val="18"/>
                <w:szCs w:val="18"/>
                <w:lang w:eastAsia="fr-FR"/>
              </w:rPr>
              <w:t>descriptive</w:t>
            </w:r>
          </w:p>
        </w:tc>
      </w:tr>
      <w:tr w:rsidR="00CA3FEF" w:rsidRPr="004872AF" w14:paraId="7133AD6A" w14:textId="77777777" w:rsidTr="00CA0D8E">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733A9BEF" w14:textId="77777777" w:rsidR="00CA3FEF" w:rsidRPr="004872AF" w:rsidRDefault="00CA3FEF" w:rsidP="00812FEE">
            <w:pPr>
              <w:rPr>
                <w:rFonts w:ascii="Montserrat" w:hAnsi="Montserrat"/>
                <w:b w:val="0"/>
                <w:bCs w:val="0"/>
                <w:sz w:val="18"/>
                <w:szCs w:val="18"/>
                <w:lang w:eastAsia="fr-FR"/>
              </w:rPr>
            </w:pPr>
          </w:p>
        </w:tc>
        <w:tc>
          <w:tcPr>
            <w:tcW w:w="2699" w:type="dxa"/>
            <w:vAlign w:val="center"/>
            <w:hideMark/>
          </w:tcPr>
          <w:p w14:paraId="2A7D2725" w14:textId="77777777" w:rsidR="00CA3FEF" w:rsidRPr="004872AF" w:rsidRDefault="00CA3FEF" w:rsidP="00CA0D8E">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Qu’en est-il de la qualité desdits services ?</w:t>
            </w:r>
          </w:p>
        </w:tc>
        <w:tc>
          <w:tcPr>
            <w:tcW w:w="2608" w:type="dxa"/>
            <w:vAlign w:val="center"/>
            <w:hideMark/>
          </w:tcPr>
          <w:p w14:paraId="02A2E87C" w14:textId="52EE56B3" w:rsidR="00CA3FEF" w:rsidRDefault="00C8376D"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de satisfaction des Demandeurs d’Emploi</w:t>
            </w:r>
            <w:r w:rsidR="003A38D1">
              <w:rPr>
                <w:rFonts w:ascii="Montserrat" w:hAnsi="Montserrat"/>
                <w:sz w:val="18"/>
                <w:szCs w:val="18"/>
                <w:lang w:eastAsia="fr-FR"/>
              </w:rPr>
              <w:t xml:space="preserve"> bénéficiaires du PSIE</w:t>
            </w:r>
          </w:p>
          <w:p w14:paraId="1E539215" w14:textId="08BDE39B" w:rsidR="00C8376D" w:rsidRPr="004872AF" w:rsidRDefault="00C8376D"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de satisfaction des entreprises bénéficiaires</w:t>
            </w:r>
            <w:r w:rsidR="003A38D1">
              <w:rPr>
                <w:rFonts w:ascii="Montserrat" w:hAnsi="Montserrat"/>
                <w:sz w:val="18"/>
                <w:szCs w:val="18"/>
                <w:lang w:eastAsia="fr-FR"/>
              </w:rPr>
              <w:t xml:space="preserve"> du PSIE</w:t>
            </w:r>
          </w:p>
        </w:tc>
        <w:tc>
          <w:tcPr>
            <w:tcW w:w="2126" w:type="dxa"/>
            <w:vAlign w:val="center"/>
          </w:tcPr>
          <w:p w14:paraId="6DB842F0" w14:textId="77777777" w:rsidR="00CA3FEF" w:rsidRDefault="001C68E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 demandeurs d’emploi</w:t>
            </w:r>
            <w:r w:rsidR="00BA4432">
              <w:rPr>
                <w:rFonts w:ascii="Montserrat" w:hAnsi="Montserrat"/>
                <w:sz w:val="18"/>
                <w:szCs w:val="18"/>
                <w:lang w:eastAsia="fr-FR"/>
              </w:rPr>
              <w:t xml:space="preserve"> satisfait divisé par le nombre total de demandeurs non satisfait</w:t>
            </w:r>
            <w:r w:rsidR="00A94D60">
              <w:rPr>
                <w:rFonts w:ascii="Montserrat" w:hAnsi="Montserrat"/>
                <w:sz w:val="18"/>
                <w:szCs w:val="18"/>
                <w:lang w:eastAsia="fr-FR"/>
              </w:rPr>
              <w:t xml:space="preserve"> x 100</w:t>
            </w:r>
          </w:p>
          <w:p w14:paraId="306C2681" w14:textId="097F35C3" w:rsidR="00C02387" w:rsidRPr="00C27408" w:rsidRDefault="00C02387" w:rsidP="003B2D2F">
            <w:pPr>
              <w:pStyle w:val="Paragraphedeliste"/>
              <w:numPr>
                <w:ilvl w:val="0"/>
                <w:numId w:val="25"/>
              </w:numPr>
              <w:spacing w:after="160"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d’entreprises satisfaites divisé par le nombre total d’entreprises non satisfait</w:t>
            </w:r>
            <w:r w:rsidR="00C27408">
              <w:rPr>
                <w:rFonts w:ascii="Montserrat" w:hAnsi="Montserrat"/>
                <w:sz w:val="18"/>
                <w:szCs w:val="18"/>
                <w:lang w:eastAsia="fr-FR"/>
              </w:rPr>
              <w:t>es</w:t>
            </w:r>
            <w:r>
              <w:rPr>
                <w:rFonts w:ascii="Montserrat" w:hAnsi="Montserrat"/>
                <w:sz w:val="18"/>
                <w:szCs w:val="18"/>
                <w:lang w:eastAsia="fr-FR"/>
              </w:rPr>
              <w:t xml:space="preserve"> x 100</w:t>
            </w:r>
          </w:p>
        </w:tc>
        <w:tc>
          <w:tcPr>
            <w:tcW w:w="1701" w:type="dxa"/>
            <w:vAlign w:val="center"/>
            <w:hideMark/>
          </w:tcPr>
          <w:p w14:paraId="0717E8BA" w14:textId="5BC401A0" w:rsidR="00CA3FEF" w:rsidRPr="004872AF" w:rsidRDefault="004451FA"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5106D1DF" w14:textId="4BA8F3D1" w:rsidR="00CA3FEF" w:rsidRPr="004872AF" w:rsidRDefault="00177E7C"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Questionnaire</w:t>
            </w:r>
          </w:p>
        </w:tc>
        <w:tc>
          <w:tcPr>
            <w:tcW w:w="1948" w:type="dxa"/>
            <w:vAlign w:val="center"/>
            <w:hideMark/>
          </w:tcPr>
          <w:p w14:paraId="0DAE4257" w14:textId="4638E1D9" w:rsidR="00CA3FEF" w:rsidRPr="004872AF" w:rsidRDefault="00C6275B"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descriptive</w:t>
            </w:r>
          </w:p>
        </w:tc>
      </w:tr>
      <w:tr w:rsidR="001B0700" w:rsidRPr="004872AF" w14:paraId="2B4E3F6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6690A2FB" w14:textId="77777777" w:rsidR="001B0700" w:rsidRPr="004872AF" w:rsidRDefault="001B0700" w:rsidP="001B0700">
            <w:pPr>
              <w:rPr>
                <w:rFonts w:ascii="Montserrat" w:hAnsi="Montserrat"/>
                <w:b w:val="0"/>
                <w:bCs w:val="0"/>
                <w:sz w:val="18"/>
                <w:szCs w:val="18"/>
                <w:lang w:eastAsia="fr-FR"/>
              </w:rPr>
            </w:pPr>
          </w:p>
        </w:tc>
        <w:tc>
          <w:tcPr>
            <w:tcW w:w="2699" w:type="dxa"/>
            <w:hideMark/>
          </w:tcPr>
          <w:p w14:paraId="55C9718A" w14:textId="77777777" w:rsidR="001B0700" w:rsidRPr="004872AF" w:rsidRDefault="001B0700" w:rsidP="001B0700">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Il y a-t-il d’autres groupes cibles qui n’ont pas reçu les services du PSIE ?</w:t>
            </w:r>
            <w:r w:rsidRPr="004872AF">
              <w:rPr>
                <w:rFonts w:ascii="Montserrat" w:hAnsi="Montserrat"/>
                <w:sz w:val="18"/>
                <w:szCs w:val="18"/>
                <w:lang w:eastAsia="fr-FR"/>
              </w:rPr>
              <w:br/>
            </w:r>
            <w:r w:rsidRPr="004872AF">
              <w:rPr>
                <w:rFonts w:ascii="Montserrat" w:hAnsi="Montserrat"/>
                <w:sz w:val="18"/>
                <w:szCs w:val="18"/>
                <w:lang w:eastAsia="fr-FR"/>
              </w:rPr>
              <w:br/>
              <w:t>Ces groupes cibles sont-ils informés de la mise en œuvre du PSIE ?</w:t>
            </w:r>
          </w:p>
        </w:tc>
        <w:tc>
          <w:tcPr>
            <w:tcW w:w="2608" w:type="dxa"/>
            <w:vAlign w:val="center"/>
            <w:hideMark/>
          </w:tcPr>
          <w:p w14:paraId="56901D22" w14:textId="77BEB142" w:rsidR="001B0700" w:rsidRPr="00FD5646" w:rsidRDefault="001B0700"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Proportion des jeunes diplômés </w:t>
            </w:r>
            <w:r>
              <w:rPr>
                <w:rFonts w:ascii="Montserrat" w:hAnsi="Montserrat"/>
                <w:sz w:val="18"/>
                <w:szCs w:val="18"/>
                <w:lang w:eastAsia="fr-FR"/>
              </w:rPr>
              <w:t>ayant une connaissance des services du</w:t>
            </w:r>
            <w:r w:rsidRPr="004872AF">
              <w:rPr>
                <w:rFonts w:ascii="Montserrat" w:hAnsi="Montserrat"/>
                <w:sz w:val="18"/>
                <w:szCs w:val="18"/>
                <w:lang w:eastAsia="fr-FR"/>
              </w:rPr>
              <w:t xml:space="preserve"> PSIE;</w:t>
            </w:r>
          </w:p>
        </w:tc>
        <w:tc>
          <w:tcPr>
            <w:tcW w:w="2126" w:type="dxa"/>
            <w:vAlign w:val="center"/>
          </w:tcPr>
          <w:p w14:paraId="458083E4" w14:textId="1B292347" w:rsidR="001B0700" w:rsidRPr="004872AF" w:rsidRDefault="001B0700"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 jeunes ayant connaissance des services du PSIE divisé par le nombre total de jeune</w:t>
            </w:r>
          </w:p>
        </w:tc>
        <w:tc>
          <w:tcPr>
            <w:tcW w:w="1701" w:type="dxa"/>
            <w:vAlign w:val="center"/>
            <w:hideMark/>
          </w:tcPr>
          <w:p w14:paraId="71BA78B7" w14:textId="555EE2B1" w:rsidR="001B0700" w:rsidRPr="004872AF" w:rsidRDefault="001B0700"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75ADCD07" w14:textId="4C858B79" w:rsidR="001B0700" w:rsidRPr="004872AF" w:rsidRDefault="001B0700"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Questionnaire</w:t>
            </w:r>
          </w:p>
        </w:tc>
        <w:tc>
          <w:tcPr>
            <w:tcW w:w="1948" w:type="dxa"/>
            <w:vAlign w:val="center"/>
            <w:hideMark/>
          </w:tcPr>
          <w:p w14:paraId="279F74BD" w14:textId="39DACDFC" w:rsidR="001B0700" w:rsidRPr="004872AF" w:rsidRDefault="001B0700"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sidR="00646AAF">
              <w:rPr>
                <w:rFonts w:ascii="Montserrat" w:hAnsi="Montserrat"/>
                <w:sz w:val="18"/>
                <w:szCs w:val="18"/>
                <w:lang w:eastAsia="fr-FR"/>
              </w:rPr>
              <w:t>comparative</w:t>
            </w:r>
          </w:p>
        </w:tc>
      </w:tr>
      <w:tr w:rsidR="003B34B7" w:rsidRPr="004872AF" w14:paraId="2D3481F1"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2A1AFE65" w14:textId="77777777" w:rsidR="003B34B7" w:rsidRPr="004872AF" w:rsidRDefault="003B34B7" w:rsidP="00812FEE">
            <w:pPr>
              <w:rPr>
                <w:rFonts w:ascii="Montserrat" w:hAnsi="Montserrat"/>
                <w:b w:val="0"/>
                <w:bCs w:val="0"/>
                <w:sz w:val="18"/>
                <w:szCs w:val="18"/>
                <w:lang w:eastAsia="fr-FR"/>
              </w:rPr>
            </w:pPr>
            <w:r w:rsidRPr="004872AF">
              <w:rPr>
                <w:rFonts w:ascii="Montserrat" w:hAnsi="Montserrat"/>
                <w:sz w:val="18"/>
                <w:szCs w:val="18"/>
                <w:lang w:eastAsia="fr-FR"/>
              </w:rPr>
              <w:lastRenderedPageBreak/>
              <w:t>Efficience</w:t>
            </w:r>
          </w:p>
        </w:tc>
        <w:tc>
          <w:tcPr>
            <w:tcW w:w="2699" w:type="dxa"/>
            <w:hideMark/>
          </w:tcPr>
          <w:p w14:paraId="689E338B" w14:textId="39AD5D62"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personnel est suffisant en nombre et en compétences pour les fonctions qui doivent être assumées par </w:t>
            </w:r>
            <w:r w:rsidR="003C0979">
              <w:rPr>
                <w:rFonts w:ascii="Montserrat" w:hAnsi="Montserrat"/>
                <w:sz w:val="18"/>
                <w:szCs w:val="18"/>
                <w:lang w:eastAsia="fr-FR"/>
              </w:rPr>
              <w:t>l</w:t>
            </w:r>
            <w:r w:rsidRPr="004872AF">
              <w:rPr>
                <w:rFonts w:ascii="Montserrat" w:hAnsi="Montserrat"/>
                <w:sz w:val="18"/>
                <w:szCs w:val="18"/>
                <w:lang w:eastAsia="fr-FR"/>
              </w:rPr>
              <w:t>es organes </w:t>
            </w:r>
            <w:r w:rsidR="003C0979">
              <w:rPr>
                <w:rFonts w:ascii="Montserrat" w:hAnsi="Montserrat"/>
                <w:sz w:val="18"/>
                <w:szCs w:val="18"/>
                <w:lang w:eastAsia="fr-FR"/>
              </w:rPr>
              <w:t xml:space="preserve">du PSIE </w:t>
            </w:r>
            <w:r w:rsidRPr="004872AF">
              <w:rPr>
                <w:rFonts w:ascii="Montserrat" w:hAnsi="Montserrat"/>
                <w:sz w:val="18"/>
                <w:szCs w:val="18"/>
                <w:lang w:eastAsia="fr-FR"/>
              </w:rPr>
              <w:t>?</w:t>
            </w:r>
          </w:p>
        </w:tc>
        <w:tc>
          <w:tcPr>
            <w:tcW w:w="2608" w:type="dxa"/>
            <w:vAlign w:val="center"/>
            <w:hideMark/>
          </w:tcPr>
          <w:p w14:paraId="544B15E9" w14:textId="77777777" w:rsidR="00DE600D" w:rsidRDefault="00DE600D"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personnes impliquées</w:t>
            </w:r>
          </w:p>
          <w:p w14:paraId="75AA7785" w14:textId="5F945C0A" w:rsidR="00324A08" w:rsidRPr="00274290" w:rsidRDefault="00DE600D"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d’adéquation des ressources humaines</w:t>
            </w:r>
          </w:p>
        </w:tc>
        <w:tc>
          <w:tcPr>
            <w:tcW w:w="2126" w:type="dxa"/>
            <w:vAlign w:val="center"/>
          </w:tcPr>
          <w:p w14:paraId="1D5AF7B3" w14:textId="77777777" w:rsidR="003B34B7" w:rsidRDefault="00BF78BC"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personnes impliquées</w:t>
            </w:r>
          </w:p>
          <w:p w14:paraId="5F830D22" w14:textId="2ECEDD1B" w:rsidR="00BF78BC" w:rsidRPr="004872AF" w:rsidRDefault="00727404"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Personnes compétentes divisées par le total du personnel x 100</w:t>
            </w:r>
          </w:p>
        </w:tc>
        <w:tc>
          <w:tcPr>
            <w:tcW w:w="1701" w:type="dxa"/>
            <w:vAlign w:val="center"/>
            <w:hideMark/>
          </w:tcPr>
          <w:p w14:paraId="27B81FB4" w14:textId="67209A67" w:rsidR="003B34B7" w:rsidRPr="004872AF" w:rsidRDefault="0072740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214727A0" w14:textId="68D0613E" w:rsidR="003B34B7" w:rsidRPr="004872AF" w:rsidRDefault="003B34B7"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Guide d'entretien</w:t>
            </w:r>
          </w:p>
        </w:tc>
        <w:tc>
          <w:tcPr>
            <w:tcW w:w="1948" w:type="dxa"/>
            <w:vAlign w:val="center"/>
            <w:hideMark/>
          </w:tcPr>
          <w:p w14:paraId="41C7E8A3" w14:textId="5A5E2705" w:rsidR="003B34B7" w:rsidRPr="004872AF" w:rsidRDefault="00A30F3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Analyse </w:t>
            </w:r>
            <w:r w:rsidR="00983621">
              <w:rPr>
                <w:rFonts w:ascii="Montserrat" w:hAnsi="Montserrat"/>
                <w:sz w:val="18"/>
                <w:szCs w:val="18"/>
                <w:lang w:eastAsia="fr-FR"/>
              </w:rPr>
              <w:t>comparative</w:t>
            </w:r>
          </w:p>
        </w:tc>
      </w:tr>
      <w:tr w:rsidR="003B34B7" w:rsidRPr="004872AF" w14:paraId="7B29759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269D464"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4105D200" w14:textId="77777777" w:rsidR="003B34B7" w:rsidRPr="004872AF" w:rsidRDefault="003B34B7" w:rsidP="00812FEE">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est l’ambiance de travail et la collaboration qui a régné entre les acteurs ?</w:t>
            </w:r>
          </w:p>
        </w:tc>
        <w:tc>
          <w:tcPr>
            <w:tcW w:w="2608" w:type="dxa"/>
            <w:vAlign w:val="center"/>
            <w:hideMark/>
          </w:tcPr>
          <w:p w14:paraId="17562364" w14:textId="49F60B96" w:rsidR="003B34B7" w:rsidRPr="004872AF" w:rsidRDefault="00A6463A"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Degré</w:t>
            </w:r>
            <w:r w:rsidR="003B34B7" w:rsidRPr="004872AF">
              <w:rPr>
                <w:rFonts w:ascii="Montserrat" w:hAnsi="Montserrat"/>
                <w:sz w:val="18"/>
                <w:szCs w:val="18"/>
                <w:lang w:eastAsia="fr-FR"/>
              </w:rPr>
              <w:t xml:space="preserve"> de collaboration entre les différents acteurs impliqués dans la mise en œuvre du PSIE</w:t>
            </w:r>
          </w:p>
        </w:tc>
        <w:tc>
          <w:tcPr>
            <w:tcW w:w="2126" w:type="dxa"/>
            <w:vAlign w:val="center"/>
          </w:tcPr>
          <w:p w14:paraId="13D1296C" w14:textId="0A54329D" w:rsidR="003B34B7" w:rsidRPr="004872AF" w:rsidRDefault="003E7272"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Nombre d’agents ayant déclaré qu’il y a </w:t>
            </w:r>
            <w:r w:rsidR="00BD371B">
              <w:rPr>
                <w:rFonts w:ascii="Montserrat" w:hAnsi="Montserrat"/>
                <w:sz w:val="18"/>
                <w:szCs w:val="18"/>
                <w:lang w:eastAsia="fr-FR"/>
              </w:rPr>
              <w:t>une bonne collaboration divisée</w:t>
            </w:r>
            <w:r>
              <w:rPr>
                <w:rFonts w:ascii="Montserrat" w:hAnsi="Montserrat"/>
                <w:sz w:val="18"/>
                <w:szCs w:val="18"/>
                <w:lang w:eastAsia="fr-FR"/>
              </w:rPr>
              <w:t xml:space="preserve"> par le total des agents x 100</w:t>
            </w:r>
          </w:p>
        </w:tc>
        <w:tc>
          <w:tcPr>
            <w:tcW w:w="1701" w:type="dxa"/>
            <w:vAlign w:val="center"/>
            <w:hideMark/>
          </w:tcPr>
          <w:p w14:paraId="5E98818D" w14:textId="45EEC6ED" w:rsidR="003B34B7" w:rsidRPr="004872AF" w:rsidRDefault="00CA601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21470596" w14:textId="22C4F116" w:rsidR="003B34B7" w:rsidRPr="004872AF" w:rsidRDefault="00CA601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Guide d'entretien</w:t>
            </w:r>
          </w:p>
        </w:tc>
        <w:tc>
          <w:tcPr>
            <w:tcW w:w="1948" w:type="dxa"/>
            <w:vAlign w:val="center"/>
            <w:hideMark/>
          </w:tcPr>
          <w:p w14:paraId="3CAE0603" w14:textId="5C581075" w:rsidR="003B34B7" w:rsidRPr="004872AF" w:rsidRDefault="00CA601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descriptive</w:t>
            </w:r>
          </w:p>
        </w:tc>
      </w:tr>
      <w:tr w:rsidR="003B34B7" w:rsidRPr="004872AF" w14:paraId="23416E9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0091B752"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71326994" w14:textId="77777777" w:rsidR="003B34B7" w:rsidRPr="004872AF" w:rsidRDefault="003B34B7" w:rsidP="00812FEE">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les mécanismes de financement ou de mobilisation ont-ils favorisé la mise en œuvre des réalisations importantes prévues par le programme ?</w:t>
            </w:r>
          </w:p>
        </w:tc>
        <w:tc>
          <w:tcPr>
            <w:tcW w:w="2608" w:type="dxa"/>
            <w:vAlign w:val="center"/>
            <w:hideMark/>
          </w:tcPr>
          <w:p w14:paraId="037B9260" w14:textId="77777777" w:rsidR="003B34B7" w:rsidRDefault="009D08D1"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de mobilisation des ressources</w:t>
            </w:r>
          </w:p>
          <w:p w14:paraId="4577F945" w14:textId="219DE021" w:rsidR="001B12A1" w:rsidRPr="004872AF" w:rsidRDefault="001B12A1"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Taux </w:t>
            </w:r>
            <w:r w:rsidR="00002D51">
              <w:rPr>
                <w:rFonts w:ascii="Montserrat" w:hAnsi="Montserrat"/>
                <w:sz w:val="18"/>
                <w:szCs w:val="18"/>
                <w:lang w:eastAsia="fr-FR"/>
              </w:rPr>
              <w:t>de mise à disposition</w:t>
            </w:r>
            <w:r>
              <w:rPr>
                <w:rFonts w:ascii="Montserrat" w:hAnsi="Montserrat"/>
                <w:sz w:val="18"/>
                <w:szCs w:val="18"/>
                <w:lang w:eastAsia="fr-FR"/>
              </w:rPr>
              <w:t xml:space="preserve"> des ressources</w:t>
            </w:r>
          </w:p>
        </w:tc>
        <w:tc>
          <w:tcPr>
            <w:tcW w:w="2126" w:type="dxa"/>
            <w:vAlign w:val="center"/>
          </w:tcPr>
          <w:p w14:paraId="2BC681FB" w14:textId="77777777" w:rsidR="003B34B7" w:rsidRDefault="00506F8E"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Ressources mobilisées divisées par les ressources attendues x 100</w:t>
            </w:r>
          </w:p>
          <w:p w14:paraId="4E8CB9E5" w14:textId="6A125196" w:rsidR="00506F8E" w:rsidRPr="004872AF" w:rsidRDefault="00506F8E"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Ressources mises à disposition divisées par les ressources disponibles</w:t>
            </w:r>
            <w:r w:rsidR="00D72259">
              <w:rPr>
                <w:rFonts w:ascii="Montserrat" w:hAnsi="Montserrat"/>
                <w:sz w:val="18"/>
                <w:szCs w:val="18"/>
                <w:lang w:eastAsia="fr-FR"/>
              </w:rPr>
              <w:t xml:space="preserve"> x 100</w:t>
            </w:r>
          </w:p>
        </w:tc>
        <w:tc>
          <w:tcPr>
            <w:tcW w:w="1701" w:type="dxa"/>
            <w:vAlign w:val="center"/>
            <w:hideMark/>
          </w:tcPr>
          <w:p w14:paraId="26A2A90E" w14:textId="049CCCC1" w:rsidR="003B34B7" w:rsidRPr="004872AF" w:rsidRDefault="009608B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27AA7771" w14:textId="22057BC4" w:rsidR="003B34B7" w:rsidRPr="004872AF" w:rsidRDefault="00D72259"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Revue documentaire, </w:t>
            </w:r>
            <w:r w:rsidR="009608BA">
              <w:rPr>
                <w:rFonts w:ascii="Montserrat" w:hAnsi="Montserrat"/>
                <w:sz w:val="18"/>
                <w:szCs w:val="18"/>
                <w:lang w:eastAsia="fr-FR"/>
              </w:rPr>
              <w:t>guide d’entretien</w:t>
            </w:r>
          </w:p>
        </w:tc>
        <w:tc>
          <w:tcPr>
            <w:tcW w:w="1948" w:type="dxa"/>
            <w:vAlign w:val="center"/>
            <w:hideMark/>
          </w:tcPr>
          <w:p w14:paraId="51B4E1A6" w14:textId="6898A4AE" w:rsidR="003B34B7" w:rsidRPr="004872AF" w:rsidRDefault="00CF42A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triangulation des données</w:t>
            </w:r>
          </w:p>
        </w:tc>
      </w:tr>
      <w:tr w:rsidR="00AF4FDA" w:rsidRPr="004872AF" w14:paraId="4C60526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462EB321" w14:textId="77777777" w:rsidR="00AF4FDA" w:rsidRPr="004872AF" w:rsidRDefault="00AF4FDA" w:rsidP="00AF4FDA">
            <w:pPr>
              <w:rPr>
                <w:rFonts w:ascii="Montserrat" w:hAnsi="Montserrat"/>
                <w:b w:val="0"/>
                <w:bCs w:val="0"/>
                <w:sz w:val="18"/>
                <w:szCs w:val="18"/>
                <w:lang w:eastAsia="fr-FR"/>
              </w:rPr>
            </w:pPr>
          </w:p>
        </w:tc>
        <w:tc>
          <w:tcPr>
            <w:tcW w:w="2699" w:type="dxa"/>
            <w:hideMark/>
          </w:tcPr>
          <w:p w14:paraId="089AE63D" w14:textId="77777777" w:rsidR="00AF4FDA" w:rsidRPr="004872AF" w:rsidRDefault="00AF4FDA" w:rsidP="00AF4FDA">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les outils utilisés pour la planification organisationnelle (PTA, PPM) durant la mise en œuvre du programme ?</w:t>
            </w:r>
          </w:p>
        </w:tc>
        <w:tc>
          <w:tcPr>
            <w:tcW w:w="2608" w:type="dxa"/>
            <w:noWrap/>
            <w:vAlign w:val="center"/>
            <w:hideMark/>
          </w:tcPr>
          <w:p w14:paraId="397F5F31" w14:textId="77777777" w:rsidR="00AF4FDA" w:rsidRPr="004872AF" w:rsidRDefault="00AF4FDA"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Liste des outils de planification utilisés</w:t>
            </w:r>
          </w:p>
        </w:tc>
        <w:tc>
          <w:tcPr>
            <w:tcW w:w="2126" w:type="dxa"/>
            <w:vAlign w:val="center"/>
          </w:tcPr>
          <w:p w14:paraId="7A9DBC30" w14:textId="2133231A" w:rsidR="00AF4FDA" w:rsidRPr="004872AF" w:rsidRDefault="00AF4FD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noWrap/>
            <w:vAlign w:val="center"/>
            <w:hideMark/>
          </w:tcPr>
          <w:p w14:paraId="6673BB02" w14:textId="29161A12" w:rsidR="00AF4FDA" w:rsidRPr="004872AF" w:rsidRDefault="00AF4FD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interview</w:t>
            </w:r>
          </w:p>
        </w:tc>
        <w:tc>
          <w:tcPr>
            <w:tcW w:w="1984" w:type="dxa"/>
            <w:vAlign w:val="center"/>
            <w:hideMark/>
          </w:tcPr>
          <w:p w14:paraId="4AC79E58" w14:textId="04A01309" w:rsidR="00AF4FDA" w:rsidRPr="004872AF" w:rsidRDefault="00AF4FD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guide d’entretien</w:t>
            </w:r>
          </w:p>
        </w:tc>
        <w:tc>
          <w:tcPr>
            <w:tcW w:w="1948" w:type="dxa"/>
            <w:vAlign w:val="center"/>
            <w:hideMark/>
          </w:tcPr>
          <w:p w14:paraId="6712840A" w14:textId="0C070223" w:rsidR="00AF4FDA" w:rsidRPr="004872AF" w:rsidRDefault="00AF4FD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triangulation des données</w:t>
            </w:r>
          </w:p>
        </w:tc>
      </w:tr>
      <w:tr w:rsidR="00C66C4F" w:rsidRPr="004872AF" w14:paraId="268BD31F"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2646A418" w14:textId="77777777" w:rsidR="00C66C4F" w:rsidRPr="004872AF" w:rsidRDefault="00C66C4F" w:rsidP="00C66C4F">
            <w:pPr>
              <w:rPr>
                <w:rFonts w:ascii="Montserrat" w:hAnsi="Montserrat"/>
                <w:b w:val="0"/>
                <w:bCs w:val="0"/>
                <w:sz w:val="18"/>
                <w:szCs w:val="18"/>
                <w:lang w:eastAsia="fr-FR"/>
              </w:rPr>
            </w:pPr>
          </w:p>
        </w:tc>
        <w:tc>
          <w:tcPr>
            <w:tcW w:w="2699" w:type="dxa"/>
            <w:hideMark/>
          </w:tcPr>
          <w:p w14:paraId="7F1202A8" w14:textId="77777777" w:rsidR="00C66C4F" w:rsidRPr="004872AF" w:rsidRDefault="00C66C4F" w:rsidP="00C66C4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les organes de pilotage, de gestion, d’exécution et de suivi-évaluation du PSIE fonctionnent de manière adéquate ?</w:t>
            </w:r>
          </w:p>
        </w:tc>
        <w:tc>
          <w:tcPr>
            <w:tcW w:w="2608" w:type="dxa"/>
            <w:vAlign w:val="center"/>
            <w:hideMark/>
          </w:tcPr>
          <w:p w14:paraId="61552518" w14:textId="77777777" w:rsidR="00C66C4F" w:rsidRDefault="00C66C4F"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Actes de mise en place des organes</w:t>
            </w:r>
          </w:p>
          <w:p w14:paraId="70FCF458" w14:textId="0C77A9A7" w:rsidR="00C66C4F" w:rsidRPr="004872AF" w:rsidRDefault="00C66C4F"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Livrables pour le fonctionnement des organes</w:t>
            </w:r>
            <w:r w:rsidRPr="004872AF">
              <w:rPr>
                <w:rFonts w:ascii="Montserrat" w:hAnsi="Montserrat"/>
                <w:sz w:val="18"/>
                <w:szCs w:val="18"/>
                <w:lang w:eastAsia="fr-FR"/>
              </w:rPr>
              <w:t xml:space="preserve"> </w:t>
            </w:r>
          </w:p>
        </w:tc>
        <w:tc>
          <w:tcPr>
            <w:tcW w:w="2126" w:type="dxa"/>
            <w:vAlign w:val="center"/>
          </w:tcPr>
          <w:p w14:paraId="53418AE0" w14:textId="75BDC19A" w:rsidR="00C66C4F" w:rsidRPr="004872AF" w:rsidRDefault="00C66C4F"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NA </w:t>
            </w:r>
          </w:p>
        </w:tc>
        <w:tc>
          <w:tcPr>
            <w:tcW w:w="1701" w:type="dxa"/>
            <w:noWrap/>
            <w:vAlign w:val="center"/>
            <w:hideMark/>
          </w:tcPr>
          <w:p w14:paraId="3336C3FD" w14:textId="58466114" w:rsidR="00C66C4F" w:rsidRPr="004872AF" w:rsidRDefault="00C66C4F"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interview</w:t>
            </w:r>
          </w:p>
        </w:tc>
        <w:tc>
          <w:tcPr>
            <w:tcW w:w="1984" w:type="dxa"/>
            <w:vAlign w:val="center"/>
            <w:hideMark/>
          </w:tcPr>
          <w:p w14:paraId="23F326E9" w14:textId="1F0714FC" w:rsidR="00C66C4F" w:rsidRPr="004872AF" w:rsidRDefault="00C66C4F"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guide d’entretien</w:t>
            </w:r>
          </w:p>
        </w:tc>
        <w:tc>
          <w:tcPr>
            <w:tcW w:w="1948" w:type="dxa"/>
            <w:vAlign w:val="center"/>
            <w:hideMark/>
          </w:tcPr>
          <w:p w14:paraId="42287E8E" w14:textId="6DBCBD6B" w:rsidR="00C66C4F" w:rsidRPr="004872AF" w:rsidRDefault="00C66C4F"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triangulation des données</w:t>
            </w:r>
          </w:p>
        </w:tc>
      </w:tr>
      <w:tr w:rsidR="00F629A4" w:rsidRPr="004872AF" w14:paraId="1B79DC23" w14:textId="77777777" w:rsidTr="0053273F">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D2F1551" w14:textId="77777777" w:rsidR="00F629A4" w:rsidRPr="004872AF" w:rsidRDefault="00F629A4" w:rsidP="00F629A4">
            <w:pPr>
              <w:rPr>
                <w:rFonts w:ascii="Montserrat" w:hAnsi="Montserrat"/>
                <w:b w:val="0"/>
                <w:bCs w:val="0"/>
                <w:sz w:val="18"/>
                <w:szCs w:val="18"/>
                <w:lang w:eastAsia="fr-FR"/>
              </w:rPr>
            </w:pPr>
          </w:p>
        </w:tc>
        <w:tc>
          <w:tcPr>
            <w:tcW w:w="2699" w:type="dxa"/>
            <w:hideMark/>
          </w:tcPr>
          <w:p w14:paraId="7251A215" w14:textId="77777777" w:rsidR="00F629A4" w:rsidRPr="004872AF" w:rsidRDefault="00F629A4" w:rsidP="00F629A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Il y-a-t-il un plan de suivi-évaluation du programme (cadre logique, cadre de performance, indicateur avec valeur de référence et cibles, système d’information pour le suivi, compétences clé pour le suivi) ?</w:t>
            </w:r>
          </w:p>
        </w:tc>
        <w:tc>
          <w:tcPr>
            <w:tcW w:w="2608" w:type="dxa"/>
            <w:noWrap/>
            <w:vAlign w:val="center"/>
            <w:hideMark/>
          </w:tcPr>
          <w:p w14:paraId="40C401C8" w14:textId="77777777" w:rsidR="00F629A4" w:rsidRPr="004872AF" w:rsidRDefault="00F629A4"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Existence d'un dispositif de suivi-évaluation</w:t>
            </w:r>
          </w:p>
        </w:tc>
        <w:tc>
          <w:tcPr>
            <w:tcW w:w="2126" w:type="dxa"/>
            <w:vAlign w:val="center"/>
          </w:tcPr>
          <w:p w14:paraId="5BA940B9" w14:textId="03EC7233" w:rsidR="00F629A4" w:rsidRPr="006E5616" w:rsidRDefault="00F629A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E5616">
              <w:rPr>
                <w:rFonts w:ascii="Montserrat" w:hAnsi="Montserrat"/>
                <w:sz w:val="20"/>
                <w:szCs w:val="20"/>
              </w:rPr>
              <w:t xml:space="preserve">NA </w:t>
            </w:r>
          </w:p>
        </w:tc>
        <w:tc>
          <w:tcPr>
            <w:tcW w:w="1701" w:type="dxa"/>
            <w:vAlign w:val="center"/>
            <w:hideMark/>
          </w:tcPr>
          <w:p w14:paraId="3A851CC4" w14:textId="2BAC16E1" w:rsidR="00F629A4" w:rsidRPr="006E5616" w:rsidRDefault="00F629A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E5616">
              <w:rPr>
                <w:rFonts w:ascii="Montserrat" w:hAnsi="Montserrat"/>
                <w:sz w:val="20"/>
                <w:szCs w:val="20"/>
              </w:rPr>
              <w:t>Rapports d’avancement, interview</w:t>
            </w:r>
          </w:p>
        </w:tc>
        <w:tc>
          <w:tcPr>
            <w:tcW w:w="1984" w:type="dxa"/>
            <w:vAlign w:val="center"/>
            <w:hideMark/>
          </w:tcPr>
          <w:p w14:paraId="567531EC" w14:textId="6E35D20D" w:rsidR="00F629A4" w:rsidRPr="006E5616" w:rsidRDefault="00F629A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E5616">
              <w:rPr>
                <w:rFonts w:ascii="Montserrat" w:hAnsi="Montserrat"/>
                <w:sz w:val="20"/>
                <w:szCs w:val="20"/>
              </w:rPr>
              <w:t>Revue documentaire, guide d’entretien</w:t>
            </w:r>
          </w:p>
        </w:tc>
        <w:tc>
          <w:tcPr>
            <w:tcW w:w="1948" w:type="dxa"/>
            <w:vAlign w:val="center"/>
            <w:hideMark/>
          </w:tcPr>
          <w:p w14:paraId="69090E63" w14:textId="25E06377" w:rsidR="00F629A4" w:rsidRPr="006E5616" w:rsidRDefault="00F629A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E5616">
              <w:rPr>
                <w:rFonts w:ascii="Montserrat" w:hAnsi="Montserrat"/>
                <w:sz w:val="20"/>
                <w:szCs w:val="20"/>
              </w:rPr>
              <w:t xml:space="preserve">Analyse documentaire, triangulation des </w:t>
            </w:r>
            <w:r w:rsidR="00544E28">
              <w:rPr>
                <w:rFonts w:ascii="Montserrat" w:hAnsi="Montserrat"/>
                <w:sz w:val="20"/>
                <w:szCs w:val="20"/>
              </w:rPr>
              <w:t>informations</w:t>
            </w:r>
          </w:p>
        </w:tc>
      </w:tr>
      <w:tr w:rsidR="008152F3" w:rsidRPr="004872AF" w14:paraId="26CB8B65"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C41FFC0" w14:textId="77777777" w:rsidR="008152F3" w:rsidRPr="004872AF" w:rsidRDefault="008152F3" w:rsidP="008152F3">
            <w:pPr>
              <w:rPr>
                <w:rFonts w:ascii="Montserrat" w:hAnsi="Montserrat"/>
                <w:b w:val="0"/>
                <w:bCs w:val="0"/>
                <w:sz w:val="18"/>
                <w:szCs w:val="18"/>
                <w:lang w:eastAsia="fr-FR"/>
              </w:rPr>
            </w:pPr>
          </w:p>
        </w:tc>
        <w:tc>
          <w:tcPr>
            <w:tcW w:w="2699" w:type="dxa"/>
            <w:hideMark/>
          </w:tcPr>
          <w:p w14:paraId="69371D6B" w14:textId="77777777" w:rsidR="008152F3" w:rsidRDefault="008152F3" w:rsidP="008152F3">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les outils utilisés pour la conversation et la diffusion de l’information (communication, dissémination) générée par le PSIE sur sa période de mise en œuvre ?</w:t>
            </w:r>
          </w:p>
          <w:p w14:paraId="6AFD45CF" w14:textId="310F6774" w:rsidR="008152F3" w:rsidRPr="004872AF" w:rsidRDefault="008152F3" w:rsidP="008152F3">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br/>
            </w:r>
            <w:r>
              <w:rPr>
                <w:rFonts w:ascii="Montserrat" w:hAnsi="Montserrat"/>
                <w:sz w:val="18"/>
                <w:szCs w:val="18"/>
                <w:lang w:eastAsia="fr-FR"/>
              </w:rPr>
              <w:t>Ces outils ont-ils produit des résultats escomptés ?</w:t>
            </w:r>
          </w:p>
        </w:tc>
        <w:tc>
          <w:tcPr>
            <w:tcW w:w="2608" w:type="dxa"/>
            <w:vAlign w:val="center"/>
            <w:hideMark/>
          </w:tcPr>
          <w:p w14:paraId="785419CE" w14:textId="312639E8" w:rsidR="008152F3" w:rsidRPr="0067200E" w:rsidRDefault="008152F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Existence d’un d</w:t>
            </w:r>
            <w:r w:rsidRPr="004872AF">
              <w:rPr>
                <w:rFonts w:ascii="Montserrat" w:hAnsi="Montserrat"/>
                <w:sz w:val="18"/>
                <w:szCs w:val="18"/>
                <w:lang w:eastAsia="fr-FR"/>
              </w:rPr>
              <w:t>ispositif de partage d'information</w:t>
            </w:r>
            <w:r>
              <w:rPr>
                <w:rFonts w:ascii="Montserrat" w:hAnsi="Montserrat"/>
                <w:sz w:val="18"/>
                <w:szCs w:val="18"/>
                <w:lang w:eastAsia="fr-FR"/>
              </w:rPr>
              <w:t xml:space="preserve"> efficace</w:t>
            </w:r>
          </w:p>
        </w:tc>
        <w:tc>
          <w:tcPr>
            <w:tcW w:w="2126" w:type="dxa"/>
            <w:vAlign w:val="center"/>
          </w:tcPr>
          <w:p w14:paraId="453660B5" w14:textId="4FEB1B25"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4D6ED923" w14:textId="79311B21"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Rapport d'évaluation à mi-parcours, </w:t>
            </w:r>
            <w:r w:rsidRPr="004872AF">
              <w:rPr>
                <w:rFonts w:ascii="Montserrat" w:hAnsi="Montserrat"/>
                <w:sz w:val="18"/>
                <w:szCs w:val="18"/>
                <w:lang w:eastAsia="fr-FR"/>
              </w:rPr>
              <w:br/>
              <w:t xml:space="preserve">Documents </w:t>
            </w:r>
            <w:r>
              <w:rPr>
                <w:rFonts w:ascii="Montserrat" w:hAnsi="Montserrat"/>
                <w:sz w:val="18"/>
                <w:szCs w:val="18"/>
                <w:lang w:eastAsia="fr-FR"/>
              </w:rPr>
              <w:t>de projet</w:t>
            </w:r>
          </w:p>
        </w:tc>
        <w:tc>
          <w:tcPr>
            <w:tcW w:w="1984" w:type="dxa"/>
            <w:vAlign w:val="center"/>
            <w:hideMark/>
          </w:tcPr>
          <w:p w14:paraId="2CD50BFB" w14:textId="5B7BDCC1"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 guide d’entretien</w:t>
            </w:r>
          </w:p>
        </w:tc>
        <w:tc>
          <w:tcPr>
            <w:tcW w:w="1948" w:type="dxa"/>
            <w:vAlign w:val="center"/>
            <w:hideMark/>
          </w:tcPr>
          <w:p w14:paraId="04395702" w14:textId="0A994CD3"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 xml:space="preserve">Analyse documentaire, triangulation des </w:t>
            </w:r>
            <w:r w:rsidR="00544E28">
              <w:rPr>
                <w:rFonts w:ascii="Montserrat" w:hAnsi="Montserrat"/>
                <w:sz w:val="20"/>
                <w:szCs w:val="20"/>
              </w:rPr>
              <w:t xml:space="preserve">informations </w:t>
            </w:r>
          </w:p>
        </w:tc>
      </w:tr>
      <w:tr w:rsidR="00A735DC" w:rsidRPr="004872AF" w14:paraId="4B8DD8C9" w14:textId="77777777" w:rsidTr="00455EE7">
        <w:trPr>
          <w:trHeight w:val="984"/>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69AF66D9" w14:textId="77777777" w:rsidR="00A735DC" w:rsidRPr="004872AF" w:rsidRDefault="00A735DC" w:rsidP="00A735DC">
            <w:pPr>
              <w:rPr>
                <w:rFonts w:ascii="Montserrat" w:hAnsi="Montserrat"/>
                <w:b w:val="0"/>
                <w:bCs w:val="0"/>
                <w:sz w:val="18"/>
                <w:szCs w:val="18"/>
                <w:lang w:eastAsia="fr-FR"/>
              </w:rPr>
            </w:pPr>
          </w:p>
        </w:tc>
        <w:tc>
          <w:tcPr>
            <w:tcW w:w="2699" w:type="dxa"/>
            <w:vAlign w:val="center"/>
            <w:hideMark/>
          </w:tcPr>
          <w:p w14:paraId="090985C7" w14:textId="77777777" w:rsidR="00A735DC" w:rsidRPr="004872AF" w:rsidRDefault="00A735DC" w:rsidP="00A735DC">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enseignements peut-on tirer de la mise en œuvre du PSIE ?</w:t>
            </w:r>
          </w:p>
        </w:tc>
        <w:tc>
          <w:tcPr>
            <w:tcW w:w="2608" w:type="dxa"/>
            <w:vAlign w:val="center"/>
            <w:hideMark/>
          </w:tcPr>
          <w:p w14:paraId="4D5DC8D5" w14:textId="43CB60C1" w:rsidR="00A735DC" w:rsidRPr="004872AF" w:rsidRDefault="00A735DC"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Répertoire des leçons apprises</w:t>
            </w:r>
          </w:p>
        </w:tc>
        <w:tc>
          <w:tcPr>
            <w:tcW w:w="2126" w:type="dxa"/>
            <w:vAlign w:val="center"/>
          </w:tcPr>
          <w:p w14:paraId="704ED57C" w14:textId="226B424C" w:rsidR="00A735DC" w:rsidRPr="004872AF" w:rsidRDefault="00A735D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21EE6D4C" w14:textId="6457F649" w:rsidR="00A735DC" w:rsidRPr="004872AF" w:rsidRDefault="00A735D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Rapport</w:t>
            </w:r>
            <w:r>
              <w:rPr>
                <w:rFonts w:ascii="Montserrat" w:hAnsi="Montserrat"/>
                <w:sz w:val="18"/>
                <w:szCs w:val="18"/>
                <w:lang w:eastAsia="fr-FR"/>
              </w:rPr>
              <w:t>s PSIE (avancement et évaluation)</w:t>
            </w:r>
            <w:r w:rsidRPr="004872AF">
              <w:rPr>
                <w:rFonts w:ascii="Montserrat" w:hAnsi="Montserrat"/>
                <w:sz w:val="18"/>
                <w:szCs w:val="18"/>
                <w:lang w:eastAsia="fr-FR"/>
              </w:rPr>
              <w:t xml:space="preserve">, </w:t>
            </w:r>
            <w:r w:rsidRPr="004872AF">
              <w:rPr>
                <w:rFonts w:ascii="Montserrat" w:hAnsi="Montserrat"/>
                <w:sz w:val="18"/>
                <w:szCs w:val="18"/>
                <w:lang w:eastAsia="fr-FR"/>
              </w:rPr>
              <w:br/>
              <w:t xml:space="preserve">Documents </w:t>
            </w:r>
            <w:r>
              <w:rPr>
                <w:rFonts w:ascii="Montserrat" w:hAnsi="Montserrat"/>
                <w:sz w:val="18"/>
                <w:szCs w:val="18"/>
                <w:lang w:eastAsia="fr-FR"/>
              </w:rPr>
              <w:t>de projet</w:t>
            </w:r>
          </w:p>
        </w:tc>
        <w:tc>
          <w:tcPr>
            <w:tcW w:w="1984" w:type="dxa"/>
            <w:vAlign w:val="center"/>
            <w:hideMark/>
          </w:tcPr>
          <w:p w14:paraId="03B90FBD" w14:textId="1111959E" w:rsidR="00A735DC" w:rsidRPr="004872AF" w:rsidRDefault="00A735D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 guide d’entretien</w:t>
            </w:r>
          </w:p>
        </w:tc>
        <w:tc>
          <w:tcPr>
            <w:tcW w:w="1948" w:type="dxa"/>
            <w:vAlign w:val="center"/>
            <w:hideMark/>
          </w:tcPr>
          <w:p w14:paraId="6D9D6DE5" w14:textId="6AA586D1" w:rsidR="00A735DC" w:rsidRPr="004872AF" w:rsidRDefault="00A735D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 xml:space="preserve">Analyse documentaire, triangulation des </w:t>
            </w:r>
            <w:r>
              <w:rPr>
                <w:rFonts w:ascii="Montserrat" w:hAnsi="Montserrat"/>
                <w:sz w:val="20"/>
                <w:szCs w:val="20"/>
              </w:rPr>
              <w:t xml:space="preserve">informations </w:t>
            </w:r>
          </w:p>
        </w:tc>
      </w:tr>
      <w:tr w:rsidR="00434883" w:rsidRPr="004872AF" w14:paraId="0AE67375"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1BC274C2" w14:textId="77777777" w:rsidR="00434883" w:rsidRPr="004872AF" w:rsidRDefault="00434883" w:rsidP="00434883">
            <w:pPr>
              <w:rPr>
                <w:rFonts w:ascii="Montserrat" w:hAnsi="Montserrat"/>
                <w:b w:val="0"/>
                <w:bCs w:val="0"/>
                <w:sz w:val="18"/>
                <w:szCs w:val="18"/>
                <w:lang w:eastAsia="fr-FR"/>
              </w:rPr>
            </w:pPr>
          </w:p>
        </w:tc>
        <w:tc>
          <w:tcPr>
            <w:tcW w:w="2699" w:type="dxa"/>
            <w:hideMark/>
          </w:tcPr>
          <w:p w14:paraId="0E05F2DF" w14:textId="77777777" w:rsidR="00434883" w:rsidRPr="004872AF" w:rsidRDefault="00434883" w:rsidP="0043488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 est le coût de revient des principaux extrants du PSIE ?</w:t>
            </w:r>
          </w:p>
        </w:tc>
        <w:tc>
          <w:tcPr>
            <w:tcW w:w="2608" w:type="dxa"/>
            <w:noWrap/>
            <w:vAlign w:val="center"/>
            <w:hideMark/>
          </w:tcPr>
          <w:p w14:paraId="154317ED" w14:textId="2AA16224" w:rsidR="00434883" w:rsidRPr="004872AF" w:rsidRDefault="0043488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Coût-efficacité des services délivrés</w:t>
            </w:r>
          </w:p>
        </w:tc>
        <w:tc>
          <w:tcPr>
            <w:tcW w:w="2126" w:type="dxa"/>
            <w:vAlign w:val="center"/>
          </w:tcPr>
          <w:p w14:paraId="78E01512" w14:textId="2F3C1C94" w:rsidR="00434883" w:rsidRPr="004872AF" w:rsidRDefault="0043488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Dépenses totales divisées par le nombre de jeunes placés en stage</w:t>
            </w:r>
          </w:p>
        </w:tc>
        <w:tc>
          <w:tcPr>
            <w:tcW w:w="1701" w:type="dxa"/>
            <w:noWrap/>
            <w:vAlign w:val="center"/>
            <w:hideMark/>
          </w:tcPr>
          <w:p w14:paraId="49F99A71" w14:textId="1E522220" w:rsidR="00434883" w:rsidRPr="004872AF" w:rsidRDefault="0043488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Rapport</w:t>
            </w:r>
            <w:r>
              <w:rPr>
                <w:rFonts w:ascii="Montserrat" w:hAnsi="Montserrat"/>
                <w:sz w:val="18"/>
                <w:szCs w:val="18"/>
                <w:lang w:eastAsia="fr-FR"/>
              </w:rPr>
              <w:t>s</w:t>
            </w:r>
            <w:r w:rsidRPr="004872AF">
              <w:rPr>
                <w:rFonts w:ascii="Montserrat" w:hAnsi="Montserrat"/>
                <w:sz w:val="18"/>
                <w:szCs w:val="18"/>
                <w:lang w:eastAsia="fr-FR"/>
              </w:rPr>
              <w:t xml:space="preserve"> </w:t>
            </w:r>
            <w:r>
              <w:rPr>
                <w:rFonts w:ascii="Montserrat" w:hAnsi="Montserrat"/>
                <w:sz w:val="18"/>
                <w:szCs w:val="18"/>
                <w:lang w:eastAsia="fr-FR"/>
              </w:rPr>
              <w:t>financiers, rapports d’avancement.</w:t>
            </w:r>
          </w:p>
        </w:tc>
        <w:tc>
          <w:tcPr>
            <w:tcW w:w="1984" w:type="dxa"/>
            <w:vAlign w:val="center"/>
            <w:hideMark/>
          </w:tcPr>
          <w:p w14:paraId="218D97D0" w14:textId="718CEB41" w:rsidR="00434883" w:rsidRPr="004872AF" w:rsidRDefault="0043488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w:t>
            </w:r>
          </w:p>
        </w:tc>
        <w:tc>
          <w:tcPr>
            <w:tcW w:w="1948" w:type="dxa"/>
            <w:vAlign w:val="center"/>
            <w:hideMark/>
          </w:tcPr>
          <w:p w14:paraId="5005D5C3" w14:textId="462A018B" w:rsidR="00434883" w:rsidRPr="004872AF" w:rsidRDefault="0043488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 xml:space="preserve">Analyse documentaire, triangulation des </w:t>
            </w:r>
            <w:r>
              <w:rPr>
                <w:rFonts w:ascii="Montserrat" w:hAnsi="Montserrat"/>
                <w:sz w:val="20"/>
                <w:szCs w:val="20"/>
              </w:rPr>
              <w:t>informations</w:t>
            </w:r>
          </w:p>
        </w:tc>
      </w:tr>
      <w:tr w:rsidR="008152F3" w:rsidRPr="004872AF" w14:paraId="419C7AD4"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45E80C45" w14:textId="77777777" w:rsidR="008152F3" w:rsidRPr="004872AF" w:rsidRDefault="008152F3" w:rsidP="008152F3">
            <w:pPr>
              <w:rPr>
                <w:rFonts w:ascii="Montserrat" w:hAnsi="Montserrat"/>
                <w:b w:val="0"/>
                <w:bCs w:val="0"/>
                <w:sz w:val="18"/>
                <w:szCs w:val="18"/>
                <w:lang w:eastAsia="fr-FR"/>
              </w:rPr>
            </w:pPr>
            <w:r w:rsidRPr="004872AF">
              <w:rPr>
                <w:rFonts w:ascii="Montserrat" w:hAnsi="Montserrat"/>
                <w:sz w:val="18"/>
                <w:szCs w:val="18"/>
                <w:lang w:eastAsia="fr-FR"/>
              </w:rPr>
              <w:t>Effets à moyen terme</w:t>
            </w:r>
          </w:p>
        </w:tc>
        <w:tc>
          <w:tcPr>
            <w:tcW w:w="2699" w:type="dxa"/>
            <w:hideMark/>
          </w:tcPr>
          <w:p w14:paraId="722B98D1" w14:textId="155AF771" w:rsidR="008152F3" w:rsidRPr="004872AF" w:rsidRDefault="008152F3" w:rsidP="008152F3">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PSIE a contribué à </w:t>
            </w:r>
            <w:r w:rsidR="00E362E0">
              <w:rPr>
                <w:rFonts w:ascii="Montserrat" w:hAnsi="Montserrat"/>
                <w:sz w:val="18"/>
                <w:szCs w:val="18"/>
                <w:lang w:eastAsia="fr-FR"/>
              </w:rPr>
              <w:t>l’insertion</w:t>
            </w:r>
            <w:r w:rsidR="00B92C71">
              <w:rPr>
                <w:rFonts w:ascii="Montserrat" w:hAnsi="Montserrat"/>
                <w:sz w:val="18"/>
                <w:szCs w:val="18"/>
                <w:lang w:eastAsia="fr-FR"/>
              </w:rPr>
              <w:t xml:space="preserve"> </w:t>
            </w:r>
            <w:r w:rsidR="00B92C71">
              <w:rPr>
                <w:rFonts w:ascii="Montserrat" w:hAnsi="Montserrat"/>
                <w:sz w:val="18"/>
                <w:szCs w:val="18"/>
                <w:lang w:eastAsia="fr-FR"/>
              </w:rPr>
              <w:lastRenderedPageBreak/>
              <w:t xml:space="preserve">professionnelle </w:t>
            </w:r>
            <w:r w:rsidRPr="004872AF">
              <w:rPr>
                <w:rFonts w:ascii="Montserrat" w:hAnsi="Montserrat"/>
                <w:sz w:val="18"/>
                <w:szCs w:val="18"/>
                <w:lang w:eastAsia="fr-FR"/>
              </w:rPr>
              <w:t>des candidats</w:t>
            </w:r>
            <w:r w:rsidR="00A62F06">
              <w:rPr>
                <w:rFonts w:ascii="Montserrat" w:hAnsi="Montserrat"/>
                <w:sz w:val="18"/>
                <w:szCs w:val="18"/>
                <w:lang w:eastAsia="fr-FR"/>
              </w:rPr>
              <w:t xml:space="preserve"> </w:t>
            </w:r>
            <w:r w:rsidRPr="004872AF">
              <w:rPr>
                <w:rFonts w:ascii="Montserrat" w:hAnsi="Montserrat"/>
                <w:sz w:val="18"/>
                <w:szCs w:val="18"/>
                <w:lang w:eastAsia="fr-FR"/>
              </w:rPr>
              <w:t>?</w:t>
            </w:r>
          </w:p>
        </w:tc>
        <w:tc>
          <w:tcPr>
            <w:tcW w:w="2608" w:type="dxa"/>
            <w:noWrap/>
            <w:vAlign w:val="center"/>
            <w:hideMark/>
          </w:tcPr>
          <w:p w14:paraId="0D927D65" w14:textId="77777777" w:rsidR="008152F3" w:rsidRPr="004872AF" w:rsidRDefault="008152F3" w:rsidP="008152F3">
            <w:pPr>
              <w:pStyle w:val="Paragraphedeliste"/>
              <w:numPr>
                <w:ilvl w:val="0"/>
                <w:numId w:val="25"/>
              </w:numPr>
              <w:spacing w:line="240" w:lineRule="auto"/>
              <w:ind w:left="255" w:hanging="283"/>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lastRenderedPageBreak/>
              <w:t>Écart entre la situation avant et après le PSIE</w:t>
            </w:r>
          </w:p>
        </w:tc>
        <w:tc>
          <w:tcPr>
            <w:tcW w:w="2126" w:type="dxa"/>
            <w:vAlign w:val="center"/>
          </w:tcPr>
          <w:p w14:paraId="2B499ABD" w14:textId="20D9FC02" w:rsidR="008152F3" w:rsidRPr="004872AF" w:rsidRDefault="000352E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(E2-E1)-(C2-C1)</w:t>
            </w:r>
            <w:r>
              <w:rPr>
                <w:rStyle w:val="Appelnotedebasdep"/>
                <w:rFonts w:ascii="Montserrat" w:hAnsi="Montserrat"/>
                <w:sz w:val="18"/>
                <w:szCs w:val="18"/>
                <w:lang w:eastAsia="fr-FR"/>
              </w:rPr>
              <w:footnoteReference w:id="2"/>
            </w:r>
          </w:p>
        </w:tc>
        <w:tc>
          <w:tcPr>
            <w:tcW w:w="1701" w:type="dxa"/>
            <w:vAlign w:val="center"/>
            <w:hideMark/>
          </w:tcPr>
          <w:p w14:paraId="47E13BB8" w14:textId="5AF25AF7"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Rapport d'étude référence, </w:t>
            </w:r>
            <w:r w:rsidRPr="004872AF">
              <w:rPr>
                <w:rFonts w:ascii="Montserrat" w:hAnsi="Montserrat"/>
                <w:sz w:val="18"/>
                <w:szCs w:val="18"/>
                <w:lang w:eastAsia="fr-FR"/>
              </w:rPr>
              <w:br/>
            </w:r>
            <w:r w:rsidRPr="004872AF">
              <w:rPr>
                <w:rFonts w:ascii="Montserrat" w:hAnsi="Montserrat"/>
                <w:sz w:val="18"/>
                <w:szCs w:val="18"/>
                <w:lang w:eastAsia="fr-FR"/>
              </w:rPr>
              <w:lastRenderedPageBreak/>
              <w:t>Rapport d'avancement,</w:t>
            </w:r>
            <w:r w:rsidRPr="004872AF">
              <w:rPr>
                <w:rFonts w:ascii="Montserrat" w:hAnsi="Montserrat"/>
                <w:sz w:val="18"/>
                <w:szCs w:val="18"/>
                <w:lang w:eastAsia="fr-FR"/>
              </w:rPr>
              <w:br/>
            </w:r>
            <w:r w:rsidR="00AA76F9">
              <w:rPr>
                <w:rFonts w:ascii="Montserrat" w:hAnsi="Montserrat"/>
                <w:sz w:val="18"/>
                <w:szCs w:val="18"/>
                <w:lang w:eastAsia="fr-FR"/>
              </w:rPr>
              <w:t>Interview</w:t>
            </w:r>
          </w:p>
        </w:tc>
        <w:tc>
          <w:tcPr>
            <w:tcW w:w="1984" w:type="dxa"/>
            <w:vAlign w:val="center"/>
            <w:hideMark/>
          </w:tcPr>
          <w:p w14:paraId="38BFDDAA" w14:textId="77777777"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lastRenderedPageBreak/>
              <w:t xml:space="preserve">Fiche de collecte, </w:t>
            </w:r>
            <w:r w:rsidRPr="004872AF">
              <w:rPr>
                <w:rFonts w:ascii="Montserrat" w:hAnsi="Montserrat"/>
                <w:sz w:val="18"/>
                <w:szCs w:val="18"/>
                <w:lang w:eastAsia="fr-FR"/>
              </w:rPr>
              <w:br/>
              <w:t>Guide d'entretien</w:t>
            </w:r>
          </w:p>
        </w:tc>
        <w:tc>
          <w:tcPr>
            <w:tcW w:w="1948" w:type="dxa"/>
            <w:vAlign w:val="center"/>
            <w:hideMark/>
          </w:tcPr>
          <w:p w14:paraId="33A7A61D" w14:textId="66F2B64E"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des changements </w:t>
            </w:r>
            <w:r w:rsidRPr="004872AF">
              <w:rPr>
                <w:rFonts w:ascii="Montserrat" w:hAnsi="Montserrat"/>
                <w:sz w:val="18"/>
                <w:szCs w:val="18"/>
                <w:lang w:eastAsia="fr-FR"/>
              </w:rPr>
              <w:lastRenderedPageBreak/>
              <w:t xml:space="preserve">obtenus ; </w:t>
            </w:r>
            <w:r w:rsidRPr="004872AF">
              <w:rPr>
                <w:rFonts w:ascii="Montserrat" w:hAnsi="Montserrat"/>
                <w:sz w:val="18"/>
                <w:szCs w:val="18"/>
                <w:lang w:eastAsia="fr-FR"/>
              </w:rPr>
              <w:br/>
              <w:t>Triangulation des informations</w:t>
            </w:r>
          </w:p>
        </w:tc>
      </w:tr>
      <w:tr w:rsidR="008152F3" w:rsidRPr="004872AF" w14:paraId="744E13C2"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2B20FE1E" w14:textId="77777777" w:rsidR="008152F3" w:rsidRPr="004872AF" w:rsidRDefault="008152F3" w:rsidP="008152F3">
            <w:pPr>
              <w:rPr>
                <w:rFonts w:ascii="Montserrat" w:hAnsi="Montserrat"/>
                <w:b w:val="0"/>
                <w:bCs w:val="0"/>
                <w:sz w:val="18"/>
                <w:szCs w:val="18"/>
                <w:lang w:eastAsia="fr-FR"/>
              </w:rPr>
            </w:pPr>
          </w:p>
        </w:tc>
        <w:tc>
          <w:tcPr>
            <w:tcW w:w="2699" w:type="dxa"/>
            <w:hideMark/>
          </w:tcPr>
          <w:p w14:paraId="2BC19C57" w14:textId="77777777" w:rsidR="008152F3" w:rsidRPr="00B92C71" w:rsidRDefault="008152F3" w:rsidP="008152F3">
            <w:pPr>
              <w:jc w:val="both"/>
              <w:cnfStyle w:val="000000000000" w:firstRow="0" w:lastRow="0" w:firstColumn="0" w:lastColumn="0" w:oddVBand="0" w:evenVBand="0" w:oddHBand="0" w:evenHBand="0" w:firstRowFirstColumn="0" w:firstRowLastColumn="0" w:lastRowFirstColumn="0" w:lastRowLastColumn="0"/>
              <w:rPr>
                <w:rFonts w:ascii="Montserrat" w:hAnsi="Montserrat"/>
                <w:color w:val="EE0000"/>
                <w:sz w:val="18"/>
                <w:szCs w:val="18"/>
                <w:lang w:eastAsia="fr-FR"/>
              </w:rPr>
            </w:pPr>
            <w:r w:rsidRPr="00090629">
              <w:rPr>
                <w:rFonts w:ascii="Montserrat" w:hAnsi="Montserrat"/>
                <w:sz w:val="18"/>
                <w:szCs w:val="18"/>
                <w:lang w:eastAsia="fr-FR"/>
              </w:rPr>
              <w:t>Dans quelle mesure le PSIE a contribué à améliorer l’insertion professionnelle durable des jeunes dans les nouveaux postes d’emploi créées ?</w:t>
            </w:r>
          </w:p>
        </w:tc>
        <w:tc>
          <w:tcPr>
            <w:tcW w:w="2608" w:type="dxa"/>
            <w:vAlign w:val="center"/>
            <w:hideMark/>
          </w:tcPr>
          <w:p w14:paraId="1AEC8762" w14:textId="77777777" w:rsidR="006E3CB0" w:rsidRPr="004872AF" w:rsidRDefault="006E3CB0"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Taux de sous-emploi.</w:t>
            </w:r>
          </w:p>
          <w:p w14:paraId="3D978E79" w14:textId="50D1654C" w:rsidR="008152F3" w:rsidRPr="00243730" w:rsidRDefault="006E3CB0" w:rsidP="007B73E4">
            <w:pPr>
              <w:pStyle w:val="Paragraphedeliste"/>
              <w:numPr>
                <w:ilvl w:val="0"/>
                <w:numId w:val="25"/>
              </w:numPr>
              <w:spacing w:after="160"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Taux de chômage.</w:t>
            </w:r>
          </w:p>
        </w:tc>
        <w:tc>
          <w:tcPr>
            <w:tcW w:w="2126" w:type="dxa"/>
            <w:vAlign w:val="center"/>
          </w:tcPr>
          <w:p w14:paraId="0579C64C" w14:textId="2244ECE6" w:rsidR="008152F3" w:rsidRPr="00090629" w:rsidRDefault="00965589"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 (Indicateurs de sources secondaires</w:t>
            </w:r>
            <w:r w:rsidR="00FF2E5B">
              <w:rPr>
                <w:rFonts w:ascii="Montserrat" w:hAnsi="Montserrat"/>
                <w:sz w:val="18"/>
                <w:szCs w:val="18"/>
                <w:lang w:eastAsia="fr-FR"/>
              </w:rPr>
              <w:t>)</w:t>
            </w:r>
          </w:p>
        </w:tc>
        <w:tc>
          <w:tcPr>
            <w:tcW w:w="1701" w:type="dxa"/>
            <w:vAlign w:val="center"/>
            <w:hideMark/>
          </w:tcPr>
          <w:p w14:paraId="7A417BC4" w14:textId="69FD6E95" w:rsidR="008152F3" w:rsidRPr="00090629" w:rsidRDefault="0009328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INStaD, </w:t>
            </w:r>
            <w:r w:rsidR="00FD4E2A">
              <w:rPr>
                <w:rFonts w:ascii="Montserrat" w:hAnsi="Montserrat"/>
                <w:sz w:val="18"/>
                <w:szCs w:val="18"/>
                <w:lang w:eastAsia="fr-FR"/>
              </w:rPr>
              <w:t>Enquête emploi UEMOA</w:t>
            </w:r>
          </w:p>
        </w:tc>
        <w:tc>
          <w:tcPr>
            <w:tcW w:w="1984" w:type="dxa"/>
            <w:vAlign w:val="center"/>
            <w:hideMark/>
          </w:tcPr>
          <w:p w14:paraId="5A4A0631" w14:textId="7DAB635A" w:rsidR="008152F3" w:rsidRPr="00090629" w:rsidRDefault="00FD4E2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w:t>
            </w:r>
          </w:p>
        </w:tc>
        <w:tc>
          <w:tcPr>
            <w:tcW w:w="1948" w:type="dxa"/>
            <w:vAlign w:val="center"/>
            <w:hideMark/>
          </w:tcPr>
          <w:p w14:paraId="64DC58F8" w14:textId="3ADC49A8" w:rsidR="008152F3" w:rsidRPr="00090629" w:rsidRDefault="0002733D"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Analyse </w:t>
            </w:r>
            <w:r w:rsidR="00D0534F">
              <w:rPr>
                <w:rFonts w:ascii="Montserrat" w:hAnsi="Montserrat"/>
                <w:sz w:val="18"/>
                <w:szCs w:val="18"/>
                <w:lang w:eastAsia="fr-FR"/>
              </w:rPr>
              <w:t>comparative</w:t>
            </w:r>
            <w:r w:rsidR="00487790">
              <w:rPr>
                <w:rFonts w:ascii="Montserrat" w:hAnsi="Montserrat"/>
                <w:sz w:val="18"/>
                <w:szCs w:val="18"/>
                <w:lang w:eastAsia="fr-FR"/>
              </w:rPr>
              <w:t>, triangulation des informations</w:t>
            </w:r>
          </w:p>
        </w:tc>
      </w:tr>
      <w:tr w:rsidR="008152F3" w:rsidRPr="004872AF" w14:paraId="792334C0"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noWrap/>
            <w:hideMark/>
          </w:tcPr>
          <w:p w14:paraId="7258E85E" w14:textId="77777777" w:rsidR="008152F3" w:rsidRPr="004872AF" w:rsidRDefault="008152F3" w:rsidP="008152F3">
            <w:pPr>
              <w:rPr>
                <w:rFonts w:ascii="Montserrat" w:hAnsi="Montserrat"/>
                <w:b w:val="0"/>
                <w:bCs w:val="0"/>
                <w:sz w:val="18"/>
                <w:szCs w:val="18"/>
                <w:lang w:eastAsia="fr-FR"/>
              </w:rPr>
            </w:pPr>
            <w:r w:rsidRPr="004872AF">
              <w:rPr>
                <w:rFonts w:ascii="Montserrat" w:hAnsi="Montserrat"/>
                <w:sz w:val="18"/>
                <w:szCs w:val="18"/>
                <w:lang w:eastAsia="fr-FR"/>
              </w:rPr>
              <w:t>Viabilité / Durabilité</w:t>
            </w:r>
          </w:p>
        </w:tc>
        <w:tc>
          <w:tcPr>
            <w:tcW w:w="2699" w:type="dxa"/>
            <w:hideMark/>
          </w:tcPr>
          <w:p w14:paraId="57D757C2" w14:textId="77777777"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La planification du PSIE pendant sa mise en œuvre a-t-elle intégré l'institutionnalisation des acquis (intégration des activités aux structures pérenne du Ministère en charge de l’Emploi) après la fin du programme ?</w:t>
            </w:r>
          </w:p>
        </w:tc>
        <w:tc>
          <w:tcPr>
            <w:tcW w:w="2608" w:type="dxa"/>
            <w:vAlign w:val="center"/>
            <w:hideMark/>
          </w:tcPr>
          <w:p w14:paraId="7B4E7FD2" w14:textId="77777777" w:rsidR="008152F3" w:rsidRPr="004872AF" w:rsidRDefault="008152F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Existence de mécanismes de durabilité des acquis de la mise en œuvre du PSIE</w:t>
            </w:r>
          </w:p>
        </w:tc>
        <w:tc>
          <w:tcPr>
            <w:tcW w:w="2126" w:type="dxa"/>
            <w:vAlign w:val="center"/>
          </w:tcPr>
          <w:p w14:paraId="4C45E25C" w14:textId="3BA270E2" w:rsidR="008152F3" w:rsidRPr="004872AF" w:rsidRDefault="00856C8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0D8A8D09" w14:textId="077F0410" w:rsidR="008152F3" w:rsidRPr="004872AF" w:rsidRDefault="00856C8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rapports d’évaluation à mi-parcours, document de projet PSIE</w:t>
            </w:r>
            <w:r w:rsidR="000C0B48">
              <w:rPr>
                <w:rFonts w:ascii="Montserrat" w:hAnsi="Montserrat"/>
                <w:sz w:val="18"/>
                <w:szCs w:val="18"/>
                <w:lang w:eastAsia="fr-FR"/>
              </w:rPr>
              <w:t>.</w:t>
            </w:r>
          </w:p>
        </w:tc>
        <w:tc>
          <w:tcPr>
            <w:tcW w:w="1984" w:type="dxa"/>
            <w:vAlign w:val="center"/>
            <w:hideMark/>
          </w:tcPr>
          <w:p w14:paraId="226693A6" w14:textId="77777777"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Fiche de collecte, </w:t>
            </w:r>
            <w:r w:rsidRPr="004872AF">
              <w:rPr>
                <w:rFonts w:ascii="Montserrat" w:hAnsi="Montserrat"/>
                <w:sz w:val="18"/>
                <w:szCs w:val="18"/>
                <w:lang w:eastAsia="fr-FR"/>
              </w:rPr>
              <w:br/>
              <w:t>Guide d'entretien</w:t>
            </w:r>
          </w:p>
        </w:tc>
        <w:tc>
          <w:tcPr>
            <w:tcW w:w="1948" w:type="dxa"/>
            <w:vAlign w:val="center"/>
            <w:hideMark/>
          </w:tcPr>
          <w:p w14:paraId="543B11B5" w14:textId="77777777"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Analyse documentaire</w:t>
            </w:r>
            <w:r w:rsidRPr="004872AF">
              <w:rPr>
                <w:rFonts w:ascii="Montserrat" w:hAnsi="Montserrat"/>
                <w:sz w:val="18"/>
                <w:szCs w:val="18"/>
                <w:lang w:eastAsia="fr-FR"/>
              </w:rPr>
              <w:br/>
              <w:t>Triangulation, documents et entretiens</w:t>
            </w:r>
          </w:p>
        </w:tc>
      </w:tr>
      <w:tr w:rsidR="00DB4866" w:rsidRPr="004872AF" w14:paraId="1038B1F7"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6ABAE72" w14:textId="77777777" w:rsidR="00DB4866" w:rsidRPr="004872AF" w:rsidRDefault="00DB4866" w:rsidP="00DB4866">
            <w:pPr>
              <w:rPr>
                <w:rFonts w:ascii="Montserrat" w:hAnsi="Montserrat"/>
                <w:b w:val="0"/>
                <w:bCs w:val="0"/>
                <w:sz w:val="18"/>
                <w:szCs w:val="18"/>
                <w:lang w:eastAsia="fr-FR"/>
              </w:rPr>
            </w:pPr>
          </w:p>
        </w:tc>
        <w:tc>
          <w:tcPr>
            <w:tcW w:w="2699" w:type="dxa"/>
            <w:hideMark/>
          </w:tcPr>
          <w:p w14:paraId="13503FA2" w14:textId="77777777" w:rsidR="00DB4866" w:rsidRPr="004872AF" w:rsidRDefault="00DB4866" w:rsidP="00DB4866">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PSIE a-t-il planifié et mis en place un système de monitoring pour faciliter le suivi et le maintien des effets positifs après sa clôture ?</w:t>
            </w:r>
          </w:p>
        </w:tc>
        <w:tc>
          <w:tcPr>
            <w:tcW w:w="2608" w:type="dxa"/>
            <w:vAlign w:val="center"/>
            <w:hideMark/>
          </w:tcPr>
          <w:p w14:paraId="08A5D2C4" w14:textId="2C2A43DF" w:rsidR="00DB4866" w:rsidRPr="004872AF" w:rsidRDefault="00DB4866"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Existence d’un système de suivi évaluation du PSIE </w:t>
            </w:r>
          </w:p>
        </w:tc>
        <w:tc>
          <w:tcPr>
            <w:tcW w:w="2126" w:type="dxa"/>
            <w:vAlign w:val="center"/>
          </w:tcPr>
          <w:p w14:paraId="39384928" w14:textId="34FC3FEA" w:rsidR="00DB4866" w:rsidRPr="004872AF" w:rsidRDefault="00DB486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5C93636C" w14:textId="0BC2F629" w:rsidR="00DB4866" w:rsidRPr="004872AF" w:rsidRDefault="00DB486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document de projet PSIE.</w:t>
            </w:r>
          </w:p>
        </w:tc>
        <w:tc>
          <w:tcPr>
            <w:tcW w:w="1984" w:type="dxa"/>
            <w:vAlign w:val="center"/>
            <w:hideMark/>
          </w:tcPr>
          <w:p w14:paraId="218801A7" w14:textId="664A35F8" w:rsidR="00DB4866" w:rsidRPr="004872AF" w:rsidRDefault="00DB486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Fiche de collecte, </w:t>
            </w:r>
            <w:r w:rsidRPr="004872AF">
              <w:rPr>
                <w:rFonts w:ascii="Montserrat" w:hAnsi="Montserrat"/>
                <w:sz w:val="18"/>
                <w:szCs w:val="18"/>
                <w:lang w:eastAsia="fr-FR"/>
              </w:rPr>
              <w:br/>
              <w:t>Guide d'entretien</w:t>
            </w:r>
          </w:p>
        </w:tc>
        <w:tc>
          <w:tcPr>
            <w:tcW w:w="1948" w:type="dxa"/>
            <w:vAlign w:val="center"/>
            <w:hideMark/>
          </w:tcPr>
          <w:p w14:paraId="79B42D3F" w14:textId="480565E7" w:rsidR="00DB4866" w:rsidRPr="004872AF" w:rsidRDefault="00DB486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Analyse documentaire</w:t>
            </w:r>
            <w:r w:rsidRPr="004872AF">
              <w:rPr>
                <w:rFonts w:ascii="Montserrat" w:hAnsi="Montserrat"/>
                <w:sz w:val="18"/>
                <w:szCs w:val="18"/>
                <w:lang w:eastAsia="fr-FR"/>
              </w:rPr>
              <w:br/>
              <w:t>Triangulation, documents et entretiens</w:t>
            </w:r>
          </w:p>
        </w:tc>
      </w:tr>
      <w:tr w:rsidR="008152F3" w:rsidRPr="004872AF" w14:paraId="44138751"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6A100FBE" w14:textId="77777777" w:rsidR="008152F3" w:rsidRPr="004872AF" w:rsidRDefault="008152F3" w:rsidP="008152F3">
            <w:pPr>
              <w:rPr>
                <w:rFonts w:ascii="Montserrat" w:hAnsi="Montserrat"/>
                <w:b w:val="0"/>
                <w:bCs w:val="0"/>
                <w:sz w:val="18"/>
                <w:szCs w:val="18"/>
                <w:lang w:eastAsia="fr-FR"/>
              </w:rPr>
            </w:pPr>
          </w:p>
        </w:tc>
        <w:tc>
          <w:tcPr>
            <w:tcW w:w="2699" w:type="dxa"/>
            <w:hideMark/>
          </w:tcPr>
          <w:p w14:paraId="0538E303" w14:textId="77777777"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Le PSIE a-t-il planifié et mis en place des actions de renforcement des capacités (partage, diffusion de l'information, développement de l'expertise) des bénéficiaires pour la </w:t>
            </w:r>
            <w:r w:rsidRPr="004872AF">
              <w:rPr>
                <w:rFonts w:ascii="Montserrat" w:hAnsi="Montserrat"/>
                <w:sz w:val="18"/>
                <w:szCs w:val="18"/>
                <w:lang w:eastAsia="fr-FR"/>
              </w:rPr>
              <w:lastRenderedPageBreak/>
              <w:t>viabilité des résultats après sa clôture ?</w:t>
            </w:r>
          </w:p>
        </w:tc>
        <w:tc>
          <w:tcPr>
            <w:tcW w:w="2608" w:type="dxa"/>
            <w:vAlign w:val="center"/>
            <w:hideMark/>
          </w:tcPr>
          <w:p w14:paraId="7269AEA5" w14:textId="7B85BF53" w:rsidR="008152F3" w:rsidRPr="004872AF" w:rsidRDefault="008A2FA1"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lastRenderedPageBreak/>
              <w:t>Existence d’un mécanisme de renforcement des capacités institutionnelles</w:t>
            </w:r>
          </w:p>
        </w:tc>
        <w:tc>
          <w:tcPr>
            <w:tcW w:w="2126" w:type="dxa"/>
            <w:vAlign w:val="center"/>
          </w:tcPr>
          <w:p w14:paraId="4B047BBE" w14:textId="06776F73" w:rsidR="008152F3" w:rsidRPr="004872AF" w:rsidRDefault="00CE158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5B5DF7DC" w14:textId="6682B57F" w:rsidR="008152F3" w:rsidRPr="004872AF" w:rsidRDefault="007C54DD"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document de projet PSIE.</w:t>
            </w:r>
          </w:p>
        </w:tc>
        <w:tc>
          <w:tcPr>
            <w:tcW w:w="1984" w:type="dxa"/>
            <w:vAlign w:val="center"/>
            <w:hideMark/>
          </w:tcPr>
          <w:p w14:paraId="2FD6C568" w14:textId="59050DC2" w:rsidR="008152F3" w:rsidRPr="004872AF" w:rsidRDefault="00257CA1"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w:t>
            </w:r>
            <w:r w:rsidR="00652B71">
              <w:rPr>
                <w:rFonts w:ascii="Montserrat" w:hAnsi="Montserrat"/>
                <w:sz w:val="20"/>
                <w:szCs w:val="20"/>
              </w:rPr>
              <w:t>, interview</w:t>
            </w:r>
          </w:p>
        </w:tc>
        <w:tc>
          <w:tcPr>
            <w:tcW w:w="1948" w:type="dxa"/>
            <w:vAlign w:val="center"/>
            <w:hideMark/>
          </w:tcPr>
          <w:p w14:paraId="5D5FECFD" w14:textId="673C940F" w:rsidR="008152F3" w:rsidRPr="004872AF" w:rsidRDefault="00ED170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Analyse documentaire</w:t>
            </w:r>
            <w:r w:rsidRPr="004872AF">
              <w:rPr>
                <w:rFonts w:ascii="Montserrat" w:hAnsi="Montserrat"/>
                <w:sz w:val="18"/>
                <w:szCs w:val="18"/>
                <w:lang w:eastAsia="fr-FR"/>
              </w:rPr>
              <w:br/>
              <w:t>Triangulation, documents et entretiens</w:t>
            </w:r>
          </w:p>
        </w:tc>
      </w:tr>
      <w:tr w:rsidR="008152F3" w:rsidRPr="004872AF" w14:paraId="7BF13E0C" w14:textId="77777777" w:rsidTr="004C4C0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3C3B0D5C" w14:textId="77777777" w:rsidR="008152F3" w:rsidRPr="004872AF" w:rsidRDefault="008152F3" w:rsidP="008152F3">
            <w:pPr>
              <w:rPr>
                <w:rFonts w:ascii="Montserrat" w:hAnsi="Montserrat"/>
                <w:b w:val="0"/>
                <w:bCs w:val="0"/>
                <w:sz w:val="18"/>
                <w:szCs w:val="18"/>
                <w:lang w:eastAsia="fr-FR"/>
              </w:rPr>
            </w:pPr>
          </w:p>
        </w:tc>
        <w:tc>
          <w:tcPr>
            <w:tcW w:w="2699" w:type="dxa"/>
            <w:vAlign w:val="center"/>
            <w:hideMark/>
          </w:tcPr>
          <w:p w14:paraId="407C6195" w14:textId="63AD7715" w:rsidR="008152F3" w:rsidRPr="004872AF" w:rsidRDefault="008152F3" w:rsidP="004C4C0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niveau d’appropriation des acteurs est-il suffisant pour faciliter le maintien des réalisations après la fin du PSIE ?</w:t>
            </w:r>
          </w:p>
        </w:tc>
        <w:tc>
          <w:tcPr>
            <w:tcW w:w="2608" w:type="dxa"/>
            <w:noWrap/>
            <w:vAlign w:val="center"/>
            <w:hideMark/>
          </w:tcPr>
          <w:p w14:paraId="7EB85ED3" w14:textId="77777777" w:rsidR="008152F3" w:rsidRPr="004872AF" w:rsidRDefault="008152F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Niveau d'appropriation des acteurs</w:t>
            </w:r>
          </w:p>
        </w:tc>
        <w:tc>
          <w:tcPr>
            <w:tcW w:w="2126" w:type="dxa"/>
            <w:vAlign w:val="center"/>
          </w:tcPr>
          <w:p w14:paraId="25FA9BE3" w14:textId="2DD22E3E" w:rsidR="008152F3" w:rsidRPr="004872AF" w:rsidRDefault="003B059D"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d’agents interrogés qui se sont appropriés le PSIE divisé par le nombre total d’agents interviewés</w:t>
            </w:r>
            <w:r w:rsidR="00823B9B">
              <w:rPr>
                <w:rFonts w:ascii="Montserrat" w:hAnsi="Montserrat"/>
                <w:sz w:val="18"/>
                <w:szCs w:val="18"/>
                <w:lang w:eastAsia="fr-FR"/>
              </w:rPr>
              <w:t xml:space="preserve"> x 100</w:t>
            </w:r>
          </w:p>
        </w:tc>
        <w:tc>
          <w:tcPr>
            <w:tcW w:w="1701" w:type="dxa"/>
            <w:vAlign w:val="center"/>
            <w:hideMark/>
          </w:tcPr>
          <w:p w14:paraId="021AD2B8" w14:textId="50233A6B" w:rsidR="008152F3" w:rsidRPr="004872AF" w:rsidRDefault="0041039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1776519A" w14:textId="41715FE4" w:rsidR="008152F3" w:rsidRPr="004872AF" w:rsidRDefault="007B68A9"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Fiche de collecte</w:t>
            </w:r>
          </w:p>
        </w:tc>
        <w:tc>
          <w:tcPr>
            <w:tcW w:w="1948" w:type="dxa"/>
            <w:vAlign w:val="center"/>
            <w:hideMark/>
          </w:tcPr>
          <w:p w14:paraId="31253865" w14:textId="335CD096" w:rsidR="008152F3" w:rsidRPr="004872AF" w:rsidRDefault="00A43DFE"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comparative</w:t>
            </w:r>
          </w:p>
        </w:tc>
      </w:tr>
      <w:tr w:rsidR="008152F3" w:rsidRPr="004872AF" w14:paraId="44CACC4F" w14:textId="77777777" w:rsidTr="009B45E2">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hideMark/>
          </w:tcPr>
          <w:p w14:paraId="4F6D2EE6" w14:textId="77777777" w:rsidR="008152F3" w:rsidRPr="004872AF" w:rsidRDefault="008152F3" w:rsidP="008152F3">
            <w:pPr>
              <w:rPr>
                <w:rFonts w:ascii="Montserrat" w:hAnsi="Montserrat"/>
                <w:b w:val="0"/>
                <w:bCs w:val="0"/>
                <w:sz w:val="18"/>
                <w:szCs w:val="18"/>
                <w:lang w:eastAsia="fr-FR"/>
              </w:rPr>
            </w:pPr>
            <w:r w:rsidRPr="004872AF">
              <w:rPr>
                <w:rFonts w:ascii="Montserrat" w:hAnsi="Montserrat"/>
                <w:sz w:val="18"/>
                <w:szCs w:val="18"/>
                <w:lang w:eastAsia="fr-FR"/>
              </w:rPr>
              <w:t>Genre</w:t>
            </w:r>
          </w:p>
        </w:tc>
        <w:tc>
          <w:tcPr>
            <w:tcW w:w="2699" w:type="dxa"/>
            <w:noWrap/>
            <w:vAlign w:val="center"/>
            <w:hideMark/>
          </w:tcPr>
          <w:p w14:paraId="2AAD0E97" w14:textId="15B5A719" w:rsidR="008152F3" w:rsidRPr="004872AF" w:rsidRDefault="008152F3" w:rsidP="00CB71C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La mise en œuvre du PSIE a-t-elle tenu compte </w:t>
            </w:r>
            <w:r w:rsidR="007D1FE1">
              <w:rPr>
                <w:rFonts w:ascii="Montserrat" w:hAnsi="Montserrat"/>
                <w:sz w:val="18"/>
                <w:szCs w:val="18"/>
                <w:lang w:eastAsia="fr-FR"/>
              </w:rPr>
              <w:t xml:space="preserve">du </w:t>
            </w:r>
            <w:r w:rsidRPr="004872AF">
              <w:rPr>
                <w:rFonts w:ascii="Montserrat" w:hAnsi="Montserrat"/>
                <w:sz w:val="18"/>
                <w:szCs w:val="18"/>
                <w:lang w:eastAsia="fr-FR"/>
              </w:rPr>
              <w:t>genre ?</w:t>
            </w:r>
          </w:p>
        </w:tc>
        <w:tc>
          <w:tcPr>
            <w:tcW w:w="2608" w:type="dxa"/>
            <w:vAlign w:val="center"/>
            <w:hideMark/>
          </w:tcPr>
          <w:p w14:paraId="6DE7A1AD" w14:textId="3605706B" w:rsidR="008152F3" w:rsidRPr="009B45E2" w:rsidRDefault="008152F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Degré de sensibilité du PSIE (indicateurs de performance et d'effet) au genre</w:t>
            </w:r>
          </w:p>
        </w:tc>
        <w:tc>
          <w:tcPr>
            <w:tcW w:w="2126" w:type="dxa"/>
            <w:vAlign w:val="center"/>
          </w:tcPr>
          <w:p w14:paraId="1AF102E4" w14:textId="511DB1F0" w:rsidR="008152F3" w:rsidRPr="004872AF" w:rsidRDefault="00210A5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w:t>
            </w:r>
            <w:r w:rsidR="00550826">
              <w:rPr>
                <w:rFonts w:ascii="Montserrat" w:hAnsi="Montserrat"/>
                <w:sz w:val="18"/>
                <w:szCs w:val="18"/>
                <w:lang w:eastAsia="fr-FR"/>
              </w:rPr>
              <w:t>’actions prenant en compte le genre divisé par le nombre total d’action x 100</w:t>
            </w:r>
          </w:p>
        </w:tc>
        <w:tc>
          <w:tcPr>
            <w:tcW w:w="1701" w:type="dxa"/>
            <w:vAlign w:val="center"/>
          </w:tcPr>
          <w:p w14:paraId="6A325C09" w14:textId="460421DF" w:rsidR="008152F3" w:rsidRPr="004872AF" w:rsidRDefault="00310652"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Document du projet PSIE, </w:t>
            </w:r>
            <w:r w:rsidR="00B87713">
              <w:rPr>
                <w:rFonts w:ascii="Montserrat" w:hAnsi="Montserrat"/>
                <w:sz w:val="18"/>
                <w:szCs w:val="18"/>
                <w:lang w:eastAsia="fr-FR"/>
              </w:rPr>
              <w:t>interview</w:t>
            </w:r>
          </w:p>
        </w:tc>
        <w:tc>
          <w:tcPr>
            <w:tcW w:w="1984" w:type="dxa"/>
            <w:vAlign w:val="center"/>
            <w:hideMark/>
          </w:tcPr>
          <w:p w14:paraId="42F91087" w14:textId="24B9115D"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r w:rsidRPr="004872AF">
              <w:rPr>
                <w:rFonts w:ascii="Montserrat" w:hAnsi="Montserrat"/>
                <w:sz w:val="18"/>
                <w:szCs w:val="18"/>
                <w:lang w:eastAsia="fr-FR"/>
              </w:rPr>
              <w:br/>
            </w:r>
            <w:r w:rsidR="00B87713">
              <w:rPr>
                <w:rFonts w:ascii="Montserrat" w:hAnsi="Montserrat"/>
                <w:sz w:val="18"/>
                <w:szCs w:val="18"/>
                <w:lang w:eastAsia="fr-FR"/>
              </w:rPr>
              <w:t>guide d’</w:t>
            </w:r>
            <w:r w:rsidR="00BD4343">
              <w:rPr>
                <w:rFonts w:ascii="Montserrat" w:hAnsi="Montserrat"/>
                <w:sz w:val="18"/>
                <w:szCs w:val="18"/>
                <w:lang w:eastAsia="fr-FR"/>
              </w:rPr>
              <w:t>int</w:t>
            </w:r>
            <w:r w:rsidR="00B00E89">
              <w:rPr>
                <w:rFonts w:ascii="Montserrat" w:hAnsi="Montserrat"/>
                <w:sz w:val="18"/>
                <w:szCs w:val="18"/>
                <w:lang w:eastAsia="fr-FR"/>
              </w:rPr>
              <w:t>é</w:t>
            </w:r>
            <w:r w:rsidR="00BD4343">
              <w:rPr>
                <w:rFonts w:ascii="Montserrat" w:hAnsi="Montserrat"/>
                <w:sz w:val="18"/>
                <w:szCs w:val="18"/>
                <w:lang w:eastAsia="fr-FR"/>
              </w:rPr>
              <w:t>rêt</w:t>
            </w:r>
          </w:p>
        </w:tc>
        <w:tc>
          <w:tcPr>
            <w:tcW w:w="1948" w:type="dxa"/>
            <w:vAlign w:val="center"/>
            <w:hideMark/>
          </w:tcPr>
          <w:p w14:paraId="67FBDFEF" w14:textId="79A0EE42"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r w:rsidRPr="004872AF">
              <w:rPr>
                <w:rFonts w:ascii="Montserrat" w:hAnsi="Montserrat"/>
                <w:sz w:val="18"/>
                <w:szCs w:val="18"/>
                <w:lang w:eastAsia="fr-FR"/>
              </w:rPr>
              <w:br/>
            </w:r>
            <w:r w:rsidR="007E793E">
              <w:rPr>
                <w:rFonts w:ascii="Montserrat" w:hAnsi="Montserrat"/>
                <w:sz w:val="18"/>
                <w:szCs w:val="18"/>
                <w:lang w:eastAsia="fr-FR"/>
              </w:rPr>
              <w:t>analyse comparative</w:t>
            </w:r>
          </w:p>
        </w:tc>
      </w:tr>
    </w:tbl>
    <w:p w14:paraId="2E78134B" w14:textId="77777777" w:rsidR="00916528" w:rsidRPr="00695D33" w:rsidRDefault="00916528" w:rsidP="00AC1EC0">
      <w:pPr>
        <w:spacing w:line="276" w:lineRule="auto"/>
        <w:rPr>
          <w:rFonts w:ascii="Montserrat" w:hAnsi="Montserrat" w:cs="Arial"/>
          <w:b/>
          <w:bCs/>
        </w:rPr>
      </w:pPr>
    </w:p>
    <w:p w14:paraId="216D1BC7" w14:textId="15AB3505" w:rsidR="004E4CE7" w:rsidRPr="00361A52" w:rsidRDefault="002E1106" w:rsidP="00361A52">
      <w:pPr>
        <w:pStyle w:val="Titre1"/>
      </w:pPr>
      <w:bookmarkStart w:id="111" w:name="_Toc219216674"/>
      <w:r w:rsidRPr="00695D33">
        <w:t xml:space="preserve">Annexe </w:t>
      </w:r>
      <w:r w:rsidR="008771DD" w:rsidRPr="00695D33">
        <w:t>3</w:t>
      </w:r>
      <w:r w:rsidRPr="00695D33">
        <w:t> : Fiche de collecte des indicateurs</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1397"/>
        <w:gridCol w:w="2004"/>
        <w:gridCol w:w="1480"/>
        <w:gridCol w:w="2214"/>
        <w:gridCol w:w="1117"/>
        <w:gridCol w:w="1117"/>
        <w:gridCol w:w="2838"/>
        <w:gridCol w:w="965"/>
      </w:tblGrid>
      <w:tr w:rsidR="00B53946" w:rsidRPr="0035467A" w14:paraId="5CCDAEEE" w14:textId="77777777" w:rsidTr="00361A52">
        <w:trPr>
          <w:trHeight w:val="620"/>
        </w:trPr>
        <w:tc>
          <w:tcPr>
            <w:tcW w:w="307" w:type="pct"/>
            <w:shd w:val="clear" w:color="000000" w:fill="BFBFBF"/>
            <w:hideMark/>
          </w:tcPr>
          <w:p w14:paraId="0662FB97" w14:textId="77777777"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sidRPr="00E43EB9">
              <w:t>N°</w:t>
            </w:r>
          </w:p>
        </w:tc>
        <w:tc>
          <w:tcPr>
            <w:tcW w:w="499" w:type="pct"/>
            <w:shd w:val="clear" w:color="000000" w:fill="BFBFBF"/>
            <w:vAlign w:val="center"/>
            <w:hideMark/>
          </w:tcPr>
          <w:p w14:paraId="1E5A77DF" w14:textId="7796F6A1" w:rsidR="00B53946" w:rsidRPr="0035467A" w:rsidRDefault="00B53946" w:rsidP="00292638">
            <w:pPr>
              <w:spacing w:after="0" w:line="240" w:lineRule="auto"/>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 xml:space="preserve">Effets du </w:t>
            </w:r>
            <w:r>
              <w:rPr>
                <w:rFonts w:ascii="Calibri" w:eastAsia="Times New Roman" w:hAnsi="Calibri" w:cs="Calibri"/>
                <w:b/>
                <w:color w:val="000000"/>
                <w:kern w:val="0"/>
                <w:sz w:val="18"/>
                <w:szCs w:val="18"/>
                <w14:ligatures w14:val="none"/>
              </w:rPr>
              <w:t>PPSIE</w:t>
            </w:r>
          </w:p>
        </w:tc>
        <w:tc>
          <w:tcPr>
            <w:tcW w:w="716" w:type="pct"/>
            <w:shd w:val="clear" w:color="000000" w:fill="BFBFBF"/>
            <w:noWrap/>
            <w:vAlign w:val="center"/>
            <w:hideMark/>
          </w:tcPr>
          <w:p w14:paraId="0FB55957" w14:textId="77777777" w:rsidR="00B53946" w:rsidRPr="0035467A" w:rsidRDefault="00B53946" w:rsidP="00292638">
            <w:pPr>
              <w:spacing w:after="0" w:line="240" w:lineRule="auto"/>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 xml:space="preserve">Indicateurs </w:t>
            </w:r>
          </w:p>
        </w:tc>
        <w:tc>
          <w:tcPr>
            <w:tcW w:w="529" w:type="pct"/>
            <w:shd w:val="clear" w:color="000000" w:fill="BFBFBF"/>
            <w:noWrap/>
            <w:vAlign w:val="center"/>
            <w:hideMark/>
          </w:tcPr>
          <w:p w14:paraId="3B312257" w14:textId="77777777" w:rsidR="00B53946" w:rsidRPr="0035467A" w:rsidRDefault="00B53946" w:rsidP="00292638">
            <w:pPr>
              <w:spacing w:after="0" w:line="240" w:lineRule="auto"/>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 xml:space="preserve">Unité de mesure </w:t>
            </w:r>
          </w:p>
        </w:tc>
        <w:tc>
          <w:tcPr>
            <w:tcW w:w="791" w:type="pct"/>
            <w:shd w:val="clear" w:color="000000" w:fill="BFBFBF"/>
            <w:vAlign w:val="center"/>
            <w:hideMark/>
          </w:tcPr>
          <w:p w14:paraId="66FF453C" w14:textId="2D16D3A6"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Pr>
                <w:rFonts w:ascii="Calibri" w:eastAsia="Times New Roman" w:hAnsi="Calibri" w:cs="Calibri"/>
                <w:b/>
                <w:color w:val="000000"/>
                <w:kern w:val="0"/>
                <w:sz w:val="18"/>
                <w:szCs w:val="18"/>
                <w14:ligatures w14:val="none"/>
              </w:rPr>
              <w:t>Cibles prévues</w:t>
            </w:r>
          </w:p>
        </w:tc>
        <w:tc>
          <w:tcPr>
            <w:tcW w:w="399" w:type="pct"/>
            <w:shd w:val="clear" w:color="000000" w:fill="BFBFBF"/>
          </w:tcPr>
          <w:p w14:paraId="4FFCA143" w14:textId="320CCE4B"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Pr>
                <w:rFonts w:ascii="Calibri" w:eastAsia="Times New Roman" w:hAnsi="Calibri" w:cs="Calibri"/>
                <w:b/>
                <w:color w:val="000000"/>
                <w:kern w:val="0"/>
                <w:sz w:val="18"/>
                <w:szCs w:val="18"/>
                <w14:ligatures w14:val="none"/>
              </w:rPr>
              <w:t>Cible atteinte</w:t>
            </w:r>
          </w:p>
        </w:tc>
        <w:tc>
          <w:tcPr>
            <w:tcW w:w="399" w:type="pct"/>
            <w:shd w:val="clear" w:color="000000" w:fill="BFBFBF"/>
            <w:vAlign w:val="center"/>
            <w:hideMark/>
          </w:tcPr>
          <w:p w14:paraId="41505FBA" w14:textId="6A0EAC80"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Cible 2025</w:t>
            </w:r>
          </w:p>
        </w:tc>
        <w:tc>
          <w:tcPr>
            <w:tcW w:w="1014" w:type="pct"/>
            <w:shd w:val="clear" w:color="000000" w:fill="BFBFBF"/>
            <w:vAlign w:val="center"/>
            <w:hideMark/>
          </w:tcPr>
          <w:p w14:paraId="4375276E" w14:textId="77777777"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Niveau Désagrégation (Sexe, Age, Commune, Département, …)</w:t>
            </w:r>
          </w:p>
        </w:tc>
        <w:tc>
          <w:tcPr>
            <w:tcW w:w="345" w:type="pct"/>
            <w:shd w:val="clear" w:color="000000" w:fill="BFBFBF"/>
            <w:noWrap/>
            <w:vAlign w:val="center"/>
            <w:hideMark/>
          </w:tcPr>
          <w:p w14:paraId="00767E08" w14:textId="77777777"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Obs</w:t>
            </w:r>
          </w:p>
        </w:tc>
      </w:tr>
      <w:tr w:rsidR="00B53946" w:rsidRPr="0035467A" w14:paraId="5A8F8BB3" w14:textId="77777777" w:rsidTr="00361A52">
        <w:trPr>
          <w:trHeight w:val="620"/>
        </w:trPr>
        <w:tc>
          <w:tcPr>
            <w:tcW w:w="307" w:type="pct"/>
            <w:noWrap/>
            <w:hideMark/>
          </w:tcPr>
          <w:p w14:paraId="59BCB8E0" w14:textId="77777777" w:rsidR="00B53946" w:rsidRPr="0035467A" w:rsidRDefault="00B53946" w:rsidP="00292638">
            <w:pPr>
              <w:spacing w:after="0" w:line="240" w:lineRule="auto"/>
              <w:jc w:val="center"/>
              <w:rPr>
                <w:rFonts w:ascii="Calibri" w:eastAsia="Times New Roman" w:hAnsi="Calibri" w:cs="Calibri"/>
                <w:color w:val="000000"/>
                <w:kern w:val="0"/>
                <w:sz w:val="18"/>
                <w:szCs w:val="18"/>
                <w14:ligatures w14:val="none"/>
              </w:rPr>
            </w:pPr>
            <w:r w:rsidRPr="00E43EB9">
              <w:t>1</w:t>
            </w:r>
          </w:p>
        </w:tc>
        <w:tc>
          <w:tcPr>
            <w:tcW w:w="499" w:type="pct"/>
            <w:noWrap/>
            <w:vAlign w:val="bottom"/>
            <w:hideMark/>
          </w:tcPr>
          <w:p w14:paraId="380D5B91"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16" w:type="pct"/>
            <w:noWrap/>
            <w:vAlign w:val="bottom"/>
            <w:hideMark/>
          </w:tcPr>
          <w:p w14:paraId="737E9C9E"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529" w:type="pct"/>
            <w:noWrap/>
            <w:vAlign w:val="bottom"/>
            <w:hideMark/>
          </w:tcPr>
          <w:p w14:paraId="5B4B5C86"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91" w:type="pct"/>
            <w:noWrap/>
            <w:vAlign w:val="bottom"/>
            <w:hideMark/>
          </w:tcPr>
          <w:p w14:paraId="752955B8"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99" w:type="pct"/>
          </w:tcPr>
          <w:p w14:paraId="63A01728"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p>
        </w:tc>
        <w:tc>
          <w:tcPr>
            <w:tcW w:w="399" w:type="pct"/>
            <w:noWrap/>
            <w:vAlign w:val="bottom"/>
            <w:hideMark/>
          </w:tcPr>
          <w:p w14:paraId="2A12CD8B" w14:textId="4E45B791"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1014" w:type="pct"/>
            <w:noWrap/>
            <w:vAlign w:val="bottom"/>
            <w:hideMark/>
          </w:tcPr>
          <w:p w14:paraId="2E64180D"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45" w:type="pct"/>
            <w:noWrap/>
            <w:vAlign w:val="bottom"/>
            <w:hideMark/>
          </w:tcPr>
          <w:p w14:paraId="50FB7A4C"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r>
      <w:tr w:rsidR="00B53946" w:rsidRPr="0035467A" w14:paraId="662C4F4B" w14:textId="77777777" w:rsidTr="00361A52">
        <w:trPr>
          <w:trHeight w:val="620"/>
        </w:trPr>
        <w:tc>
          <w:tcPr>
            <w:tcW w:w="307" w:type="pct"/>
            <w:noWrap/>
            <w:hideMark/>
          </w:tcPr>
          <w:p w14:paraId="4FEF46EA" w14:textId="77777777" w:rsidR="00B53946" w:rsidRPr="0035467A" w:rsidRDefault="00B53946" w:rsidP="00292638">
            <w:pPr>
              <w:spacing w:after="0" w:line="240" w:lineRule="auto"/>
              <w:jc w:val="center"/>
              <w:rPr>
                <w:rFonts w:ascii="Calibri" w:eastAsia="Times New Roman" w:hAnsi="Calibri" w:cs="Calibri"/>
                <w:color w:val="000000"/>
                <w:kern w:val="0"/>
                <w:sz w:val="18"/>
                <w:szCs w:val="18"/>
                <w14:ligatures w14:val="none"/>
              </w:rPr>
            </w:pPr>
            <w:r w:rsidRPr="00E43EB9">
              <w:t>2</w:t>
            </w:r>
          </w:p>
        </w:tc>
        <w:tc>
          <w:tcPr>
            <w:tcW w:w="499" w:type="pct"/>
            <w:noWrap/>
            <w:vAlign w:val="bottom"/>
            <w:hideMark/>
          </w:tcPr>
          <w:p w14:paraId="298066A3"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16" w:type="pct"/>
            <w:noWrap/>
            <w:vAlign w:val="bottom"/>
            <w:hideMark/>
          </w:tcPr>
          <w:p w14:paraId="3DEE36B5"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529" w:type="pct"/>
            <w:noWrap/>
            <w:vAlign w:val="bottom"/>
            <w:hideMark/>
          </w:tcPr>
          <w:p w14:paraId="76B5A022"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91" w:type="pct"/>
            <w:noWrap/>
            <w:vAlign w:val="bottom"/>
            <w:hideMark/>
          </w:tcPr>
          <w:p w14:paraId="30CD2526"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99" w:type="pct"/>
          </w:tcPr>
          <w:p w14:paraId="12D4E51B"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p>
        </w:tc>
        <w:tc>
          <w:tcPr>
            <w:tcW w:w="399" w:type="pct"/>
            <w:noWrap/>
            <w:vAlign w:val="bottom"/>
            <w:hideMark/>
          </w:tcPr>
          <w:p w14:paraId="3E3E187B" w14:textId="1EA09DDD"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1014" w:type="pct"/>
            <w:noWrap/>
            <w:vAlign w:val="bottom"/>
            <w:hideMark/>
          </w:tcPr>
          <w:p w14:paraId="6F3DFE6C"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45" w:type="pct"/>
            <w:noWrap/>
            <w:vAlign w:val="bottom"/>
            <w:hideMark/>
          </w:tcPr>
          <w:p w14:paraId="385669F9"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r>
      <w:tr w:rsidR="00B53946" w:rsidRPr="0035467A" w14:paraId="2825E1E5" w14:textId="77777777" w:rsidTr="00361A52">
        <w:trPr>
          <w:trHeight w:val="620"/>
        </w:trPr>
        <w:tc>
          <w:tcPr>
            <w:tcW w:w="307" w:type="pct"/>
            <w:noWrap/>
            <w:hideMark/>
          </w:tcPr>
          <w:p w14:paraId="4CEAE848" w14:textId="77777777" w:rsidR="00B53946" w:rsidRPr="0035467A" w:rsidRDefault="00B53946" w:rsidP="00292638">
            <w:pPr>
              <w:spacing w:after="0" w:line="240" w:lineRule="auto"/>
              <w:jc w:val="center"/>
              <w:rPr>
                <w:rFonts w:ascii="Calibri" w:eastAsia="Times New Roman" w:hAnsi="Calibri" w:cs="Calibri"/>
                <w:color w:val="000000"/>
                <w:kern w:val="0"/>
                <w:sz w:val="18"/>
                <w:szCs w:val="18"/>
                <w14:ligatures w14:val="none"/>
              </w:rPr>
            </w:pPr>
            <w:r w:rsidRPr="00E43EB9">
              <w:t>3</w:t>
            </w:r>
          </w:p>
        </w:tc>
        <w:tc>
          <w:tcPr>
            <w:tcW w:w="499" w:type="pct"/>
            <w:noWrap/>
            <w:vAlign w:val="bottom"/>
            <w:hideMark/>
          </w:tcPr>
          <w:p w14:paraId="6ADDEB8B"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16" w:type="pct"/>
            <w:noWrap/>
            <w:vAlign w:val="bottom"/>
            <w:hideMark/>
          </w:tcPr>
          <w:p w14:paraId="5EA22815"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529" w:type="pct"/>
            <w:noWrap/>
            <w:vAlign w:val="bottom"/>
            <w:hideMark/>
          </w:tcPr>
          <w:p w14:paraId="0DE89FC0"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91" w:type="pct"/>
            <w:noWrap/>
            <w:vAlign w:val="bottom"/>
            <w:hideMark/>
          </w:tcPr>
          <w:p w14:paraId="30452E5E"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99" w:type="pct"/>
          </w:tcPr>
          <w:p w14:paraId="38B375D2"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p>
        </w:tc>
        <w:tc>
          <w:tcPr>
            <w:tcW w:w="399" w:type="pct"/>
            <w:noWrap/>
            <w:vAlign w:val="bottom"/>
            <w:hideMark/>
          </w:tcPr>
          <w:p w14:paraId="33F541F4" w14:textId="391A1564"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1014" w:type="pct"/>
            <w:noWrap/>
            <w:vAlign w:val="bottom"/>
            <w:hideMark/>
          </w:tcPr>
          <w:p w14:paraId="62EFF977"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45" w:type="pct"/>
            <w:noWrap/>
            <w:vAlign w:val="bottom"/>
            <w:hideMark/>
          </w:tcPr>
          <w:p w14:paraId="2B42438A"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r>
      <w:tr w:rsidR="00B53946" w:rsidRPr="0035467A" w14:paraId="093D205C" w14:textId="77777777" w:rsidTr="00361A52">
        <w:trPr>
          <w:trHeight w:val="620"/>
        </w:trPr>
        <w:tc>
          <w:tcPr>
            <w:tcW w:w="307" w:type="pct"/>
            <w:noWrap/>
            <w:hideMark/>
          </w:tcPr>
          <w:p w14:paraId="5057E316" w14:textId="77777777" w:rsidR="00B53946" w:rsidRPr="0035467A" w:rsidRDefault="00B53946" w:rsidP="00292638">
            <w:pPr>
              <w:spacing w:after="0" w:line="240" w:lineRule="auto"/>
              <w:jc w:val="center"/>
              <w:rPr>
                <w:rFonts w:ascii="Calibri" w:eastAsia="Times New Roman" w:hAnsi="Calibri" w:cs="Calibri"/>
                <w:color w:val="000000"/>
                <w:kern w:val="0"/>
                <w:sz w:val="18"/>
                <w:szCs w:val="18"/>
                <w14:ligatures w14:val="none"/>
              </w:rPr>
            </w:pPr>
            <w:r w:rsidRPr="00E43EB9">
              <w:t>4</w:t>
            </w:r>
          </w:p>
        </w:tc>
        <w:tc>
          <w:tcPr>
            <w:tcW w:w="499" w:type="pct"/>
            <w:noWrap/>
            <w:vAlign w:val="bottom"/>
            <w:hideMark/>
          </w:tcPr>
          <w:p w14:paraId="56AF951D"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16" w:type="pct"/>
            <w:noWrap/>
            <w:vAlign w:val="bottom"/>
            <w:hideMark/>
          </w:tcPr>
          <w:p w14:paraId="28F8565F"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529" w:type="pct"/>
            <w:noWrap/>
            <w:vAlign w:val="bottom"/>
            <w:hideMark/>
          </w:tcPr>
          <w:p w14:paraId="5A16565F"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91" w:type="pct"/>
            <w:noWrap/>
            <w:vAlign w:val="bottom"/>
            <w:hideMark/>
          </w:tcPr>
          <w:p w14:paraId="25FC6EE1"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99" w:type="pct"/>
          </w:tcPr>
          <w:p w14:paraId="2B5BC12A"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p>
        </w:tc>
        <w:tc>
          <w:tcPr>
            <w:tcW w:w="399" w:type="pct"/>
            <w:noWrap/>
            <w:vAlign w:val="bottom"/>
            <w:hideMark/>
          </w:tcPr>
          <w:p w14:paraId="2F44D3CD" w14:textId="27DB83CB"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1014" w:type="pct"/>
            <w:noWrap/>
            <w:vAlign w:val="bottom"/>
            <w:hideMark/>
          </w:tcPr>
          <w:p w14:paraId="7E7E1A10"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45" w:type="pct"/>
            <w:noWrap/>
            <w:vAlign w:val="bottom"/>
            <w:hideMark/>
          </w:tcPr>
          <w:p w14:paraId="46BAD9AA"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r>
    </w:tbl>
    <w:p w14:paraId="2995D2CD" w14:textId="77777777" w:rsidR="005F161A" w:rsidRPr="00695D33" w:rsidRDefault="005F161A" w:rsidP="004E4CE7">
      <w:pPr>
        <w:spacing w:line="276" w:lineRule="auto"/>
        <w:rPr>
          <w:rFonts w:ascii="Montserrat" w:hAnsi="Montserrat"/>
        </w:rPr>
        <w:sectPr w:rsidR="005F161A" w:rsidRPr="00695D33" w:rsidSect="00ED2C3A">
          <w:pgSz w:w="16838" w:h="11906" w:orient="landscape"/>
          <w:pgMar w:top="1418" w:right="1418" w:bottom="1418" w:left="1418" w:header="709" w:footer="709" w:gutter="0"/>
          <w:cols w:space="708"/>
          <w:titlePg/>
          <w:docGrid w:linePitch="360"/>
        </w:sectPr>
      </w:pPr>
    </w:p>
    <w:p w14:paraId="4C44CF10" w14:textId="2C3DA271" w:rsidR="004E4CE7" w:rsidRPr="00695D33" w:rsidRDefault="004E4CE7" w:rsidP="000C366F">
      <w:pPr>
        <w:pStyle w:val="Titre1"/>
      </w:pPr>
      <w:bookmarkStart w:id="112" w:name="_Toc219216675"/>
      <w:r w:rsidRPr="00695D33">
        <w:lastRenderedPageBreak/>
        <w:t xml:space="preserve">Annexe </w:t>
      </w:r>
      <w:r w:rsidR="008771DD" w:rsidRPr="00695D33">
        <w:t>4</w:t>
      </w:r>
      <w:r w:rsidRPr="00695D33">
        <w:t xml:space="preserve"> : Guide </w:t>
      </w:r>
      <w:r w:rsidR="00FA066F">
        <w:t>d’entretien</w:t>
      </w:r>
      <w:bookmarkEnd w:id="112"/>
    </w:p>
    <w:p w14:paraId="11F65E9C" w14:textId="1345A9CF" w:rsidR="00AE3E3C" w:rsidRDefault="00070749" w:rsidP="00AE3E3C">
      <w:pPr>
        <w:rPr>
          <w:rFonts w:ascii="Montserrat" w:hAnsi="Montserrat"/>
        </w:rPr>
      </w:pPr>
      <w:r>
        <w:rPr>
          <w:rFonts w:ascii="Montserrat" w:hAnsi="Montserrat"/>
        </w:rPr>
        <w:t xml:space="preserve">PSIE, ANPE, CCIB, </w:t>
      </w:r>
      <w:r w:rsidR="00270B2A">
        <w:rPr>
          <w:rFonts w:ascii="Montserrat" w:hAnsi="Montserrat"/>
        </w:rPr>
        <w:t>CNEB, Trésor Public, CNSS</w:t>
      </w:r>
    </w:p>
    <w:tbl>
      <w:tblPr>
        <w:tblStyle w:val="TableauGrille1Clair"/>
        <w:tblW w:w="0" w:type="auto"/>
        <w:jc w:val="center"/>
        <w:tblLayout w:type="fixed"/>
        <w:tblLook w:val="04A0" w:firstRow="1" w:lastRow="0" w:firstColumn="1" w:lastColumn="0" w:noHBand="0" w:noVBand="1"/>
      </w:tblPr>
      <w:tblGrid>
        <w:gridCol w:w="1271"/>
        <w:gridCol w:w="6095"/>
        <w:gridCol w:w="1696"/>
      </w:tblGrid>
      <w:tr w:rsidR="002C0021" w:rsidRPr="004872AF" w14:paraId="0256991E" w14:textId="64506277" w:rsidTr="004C7698">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FB9F81B" w14:textId="77777777" w:rsidR="002C0021" w:rsidRPr="004872AF" w:rsidRDefault="002C0021" w:rsidP="00292638">
            <w:pPr>
              <w:rPr>
                <w:rFonts w:ascii="Montserrat" w:hAnsi="Montserrat"/>
                <w:b w:val="0"/>
                <w:bCs w:val="0"/>
                <w:sz w:val="18"/>
                <w:szCs w:val="18"/>
                <w:lang w:eastAsia="fr-FR"/>
              </w:rPr>
            </w:pPr>
            <w:r w:rsidRPr="004872AF">
              <w:rPr>
                <w:rFonts w:ascii="Montserrat" w:hAnsi="Montserrat"/>
                <w:sz w:val="18"/>
                <w:szCs w:val="18"/>
                <w:lang w:eastAsia="fr-FR"/>
              </w:rPr>
              <w:t xml:space="preserve">Critères </w:t>
            </w:r>
          </w:p>
        </w:tc>
        <w:tc>
          <w:tcPr>
            <w:tcW w:w="6095" w:type="dxa"/>
            <w:vAlign w:val="center"/>
            <w:hideMark/>
          </w:tcPr>
          <w:p w14:paraId="4C70115A" w14:textId="77777777" w:rsidR="002C0021" w:rsidRPr="004872AF" w:rsidRDefault="002C0021" w:rsidP="004C769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Questions d’évaluation</w:t>
            </w:r>
          </w:p>
        </w:tc>
        <w:tc>
          <w:tcPr>
            <w:tcW w:w="1696" w:type="dxa"/>
            <w:vAlign w:val="center"/>
          </w:tcPr>
          <w:p w14:paraId="7ADE6131" w14:textId="1BCAE05E" w:rsidR="002C0021" w:rsidRPr="004872AF" w:rsidRDefault="002C0021" w:rsidP="004C769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Pr>
                <w:rFonts w:ascii="Montserrat" w:hAnsi="Montserrat"/>
                <w:b w:val="0"/>
                <w:bCs w:val="0"/>
                <w:sz w:val="18"/>
                <w:szCs w:val="18"/>
                <w:lang w:eastAsia="fr-FR"/>
              </w:rPr>
              <w:t>Acteurs concernés</w:t>
            </w:r>
          </w:p>
        </w:tc>
      </w:tr>
      <w:tr w:rsidR="002C0021" w:rsidRPr="004872AF" w14:paraId="046626AE" w14:textId="1D6D9A3F"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val="restart"/>
            <w:hideMark/>
          </w:tcPr>
          <w:p w14:paraId="4F3CCB32" w14:textId="77777777" w:rsidR="002C0021" w:rsidRPr="004872AF" w:rsidRDefault="002C0021" w:rsidP="00292638">
            <w:pPr>
              <w:rPr>
                <w:rFonts w:ascii="Montserrat" w:hAnsi="Montserrat"/>
                <w:b w:val="0"/>
                <w:bCs w:val="0"/>
                <w:sz w:val="18"/>
                <w:szCs w:val="18"/>
                <w:lang w:eastAsia="fr-FR"/>
              </w:rPr>
            </w:pPr>
            <w:r w:rsidRPr="004872AF">
              <w:rPr>
                <w:rFonts w:ascii="Montserrat" w:hAnsi="Montserrat"/>
                <w:sz w:val="18"/>
                <w:szCs w:val="18"/>
                <w:lang w:eastAsia="fr-FR"/>
              </w:rPr>
              <w:t>Pertinence</w:t>
            </w:r>
          </w:p>
        </w:tc>
        <w:tc>
          <w:tcPr>
            <w:tcW w:w="6095" w:type="dxa"/>
            <w:vAlign w:val="center"/>
            <w:hideMark/>
          </w:tcPr>
          <w:p w14:paraId="6A4C18F4"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est le problème à l'origine de la mise en place du PSIE ?</w:t>
            </w:r>
          </w:p>
        </w:tc>
        <w:tc>
          <w:tcPr>
            <w:tcW w:w="1696" w:type="dxa"/>
            <w:vAlign w:val="center"/>
          </w:tcPr>
          <w:p w14:paraId="10C3195D" w14:textId="3117C9F7" w:rsidR="002C0021" w:rsidRPr="004872AF" w:rsidRDefault="004C7698"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 ANPE</w:t>
            </w:r>
          </w:p>
        </w:tc>
      </w:tr>
      <w:tr w:rsidR="002C0021" w:rsidRPr="004872AF" w14:paraId="1F2E8B5C" w14:textId="6208DB87"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5DE6931D" w14:textId="77777777" w:rsidR="002C0021" w:rsidRPr="004872AF" w:rsidRDefault="002C0021" w:rsidP="00292638">
            <w:pPr>
              <w:jc w:val="both"/>
              <w:rPr>
                <w:rFonts w:ascii="Montserrat" w:hAnsi="Montserrat"/>
                <w:b w:val="0"/>
                <w:bCs w:val="0"/>
                <w:sz w:val="18"/>
                <w:szCs w:val="18"/>
                <w:lang w:eastAsia="fr-FR"/>
              </w:rPr>
            </w:pPr>
          </w:p>
        </w:tc>
        <w:tc>
          <w:tcPr>
            <w:tcW w:w="6095" w:type="dxa"/>
            <w:vAlign w:val="center"/>
            <w:hideMark/>
          </w:tcPr>
          <w:p w14:paraId="71A69853"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L'ampleur du problème à l'origine de la mise en place du PSIE est-elle bien documentée ?</w:t>
            </w:r>
            <w:r w:rsidRPr="004872AF">
              <w:rPr>
                <w:rFonts w:ascii="Montserrat" w:hAnsi="Montserrat"/>
                <w:sz w:val="18"/>
                <w:szCs w:val="18"/>
                <w:lang w:eastAsia="fr-FR"/>
              </w:rPr>
              <w:br/>
            </w:r>
            <w:r w:rsidRPr="004872AF">
              <w:rPr>
                <w:rFonts w:ascii="Montserrat" w:hAnsi="Montserrat"/>
                <w:sz w:val="18"/>
                <w:szCs w:val="18"/>
                <w:lang w:eastAsia="fr-FR"/>
              </w:rPr>
              <w:br/>
              <w:t>Est-il opportun de recourir à une intervention de type PSIE ?</w:t>
            </w:r>
          </w:p>
        </w:tc>
        <w:tc>
          <w:tcPr>
            <w:tcW w:w="1696" w:type="dxa"/>
            <w:vAlign w:val="center"/>
          </w:tcPr>
          <w:p w14:paraId="08DAA263" w14:textId="0B210B58" w:rsidR="002C0021" w:rsidRPr="004872AF" w:rsidRDefault="004C7698"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 ANPE</w:t>
            </w:r>
          </w:p>
        </w:tc>
      </w:tr>
      <w:tr w:rsidR="002C0021" w:rsidRPr="004872AF" w14:paraId="70415EE7" w14:textId="3BCABAF6"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57A50EC7"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7234D7A2"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Les bénéficiaires directs et indirects des actions du PSIE sont-ils clairement identifiés ?</w:t>
            </w:r>
          </w:p>
        </w:tc>
        <w:tc>
          <w:tcPr>
            <w:tcW w:w="1696" w:type="dxa"/>
            <w:vAlign w:val="center"/>
          </w:tcPr>
          <w:p w14:paraId="6B7334D3" w14:textId="132488E3" w:rsidR="002C0021" w:rsidRPr="004872AF" w:rsidRDefault="00A722AA"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 ANPE</w:t>
            </w:r>
          </w:p>
        </w:tc>
      </w:tr>
      <w:tr w:rsidR="002C0021" w:rsidRPr="004872AF" w14:paraId="795D371E" w14:textId="523E9A39"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16E2CA44"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15766068"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A-t-on déjà étudié empiriquement l’effet d'une telle approche ? Et alors quels en ont été les effets ? Constate-t-on des effets secondaires</w:t>
            </w:r>
            <w:r>
              <w:rPr>
                <w:rFonts w:ascii="Montserrat" w:hAnsi="Montserrat"/>
                <w:sz w:val="18"/>
                <w:szCs w:val="18"/>
                <w:lang w:eastAsia="fr-FR"/>
              </w:rPr>
              <w:t xml:space="preserve"> </w:t>
            </w:r>
            <w:r w:rsidRPr="004872AF">
              <w:rPr>
                <w:rFonts w:ascii="Montserrat" w:hAnsi="Montserrat"/>
                <w:sz w:val="18"/>
                <w:szCs w:val="18"/>
                <w:lang w:eastAsia="fr-FR"/>
              </w:rPr>
              <w:t>désirables et indésirables ?</w:t>
            </w:r>
          </w:p>
        </w:tc>
        <w:tc>
          <w:tcPr>
            <w:tcW w:w="1696" w:type="dxa"/>
            <w:vAlign w:val="center"/>
          </w:tcPr>
          <w:p w14:paraId="46AF6562" w14:textId="39DD0303" w:rsidR="002C0021" w:rsidRPr="004872AF" w:rsidRDefault="00A722AA"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 ANPE</w:t>
            </w:r>
          </w:p>
        </w:tc>
      </w:tr>
      <w:tr w:rsidR="002C0021" w:rsidRPr="004872AF" w14:paraId="78C96F45" w14:textId="25A1547C"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081862BA"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2A90318B"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 est le rationnel qui relie logiquement la raison d’être, les cibles, les objectifs, le choix des moyens d’intervention du PSIE et les effets attendus sur les situations cibles et hors cibles (désirables et indésirables) ?</w:t>
            </w:r>
          </w:p>
        </w:tc>
        <w:tc>
          <w:tcPr>
            <w:tcW w:w="1696" w:type="dxa"/>
            <w:vAlign w:val="center"/>
          </w:tcPr>
          <w:p w14:paraId="3932DE0E" w14:textId="6F905F3F" w:rsidR="002C0021" w:rsidRPr="004872AF" w:rsidRDefault="00A722AA"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 ANPE</w:t>
            </w:r>
          </w:p>
        </w:tc>
      </w:tr>
      <w:tr w:rsidR="002C0021" w:rsidRPr="004872AF" w14:paraId="375E4382" w14:textId="022739BE"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val="restart"/>
            <w:hideMark/>
          </w:tcPr>
          <w:p w14:paraId="62BE98BC" w14:textId="77777777" w:rsidR="002C0021" w:rsidRPr="004872AF" w:rsidRDefault="002C0021" w:rsidP="00292638">
            <w:pPr>
              <w:rPr>
                <w:rFonts w:ascii="Montserrat" w:hAnsi="Montserrat"/>
                <w:b w:val="0"/>
                <w:bCs w:val="0"/>
                <w:sz w:val="18"/>
                <w:szCs w:val="18"/>
                <w:lang w:eastAsia="fr-FR"/>
              </w:rPr>
            </w:pPr>
            <w:r w:rsidRPr="004872AF">
              <w:rPr>
                <w:rFonts w:ascii="Montserrat" w:hAnsi="Montserrat"/>
                <w:sz w:val="18"/>
                <w:szCs w:val="18"/>
                <w:lang w:eastAsia="fr-FR"/>
              </w:rPr>
              <w:t>Cohérence</w:t>
            </w:r>
          </w:p>
        </w:tc>
        <w:tc>
          <w:tcPr>
            <w:tcW w:w="6095" w:type="dxa"/>
            <w:vAlign w:val="center"/>
            <w:hideMark/>
          </w:tcPr>
          <w:p w14:paraId="44F64913"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intègre</w:t>
            </w:r>
            <w:r>
              <w:rPr>
                <w:rFonts w:ascii="Montserrat" w:hAnsi="Montserrat"/>
                <w:sz w:val="18"/>
                <w:szCs w:val="18"/>
                <w:lang w:eastAsia="fr-FR"/>
              </w:rPr>
              <w:t>-t-il</w:t>
            </w:r>
            <w:r w:rsidRPr="004872AF">
              <w:rPr>
                <w:rFonts w:ascii="Montserrat" w:hAnsi="Montserrat"/>
                <w:sz w:val="18"/>
                <w:szCs w:val="18"/>
                <w:lang w:eastAsia="fr-FR"/>
              </w:rPr>
              <w:t xml:space="preserve"> les stratégies du secteur de l’emploi ?</w:t>
            </w:r>
          </w:p>
        </w:tc>
        <w:tc>
          <w:tcPr>
            <w:tcW w:w="1696" w:type="dxa"/>
            <w:vAlign w:val="center"/>
          </w:tcPr>
          <w:p w14:paraId="35DEEE50" w14:textId="721F446F" w:rsidR="002C0021" w:rsidRPr="004872AF" w:rsidRDefault="00A722AA"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 ANPE</w:t>
            </w:r>
          </w:p>
        </w:tc>
      </w:tr>
      <w:tr w:rsidR="002C0021" w:rsidRPr="004872AF" w14:paraId="65F7F225" w14:textId="179FAE13"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36509164"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4BE687E3"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synergie il y a-t-il entre le PSIE et les priorités nationales de développement contenues dans les ODD</w:t>
            </w:r>
            <w:r>
              <w:rPr>
                <w:rFonts w:ascii="Montserrat" w:hAnsi="Montserrat"/>
                <w:sz w:val="18"/>
                <w:szCs w:val="18"/>
                <w:lang w:eastAsia="fr-FR"/>
              </w:rPr>
              <w:t xml:space="preserve"> et le</w:t>
            </w:r>
            <w:r w:rsidRPr="004872AF">
              <w:rPr>
                <w:rFonts w:ascii="Montserrat" w:hAnsi="Montserrat"/>
                <w:sz w:val="18"/>
                <w:szCs w:val="18"/>
                <w:lang w:eastAsia="fr-FR"/>
              </w:rPr>
              <w:t xml:space="preserve"> PND </w:t>
            </w:r>
            <w:r>
              <w:rPr>
                <w:rFonts w:ascii="Montserrat" w:hAnsi="Montserrat"/>
                <w:sz w:val="18"/>
                <w:szCs w:val="18"/>
                <w:lang w:eastAsia="fr-FR"/>
              </w:rPr>
              <w:t>(</w:t>
            </w:r>
            <w:r w:rsidRPr="004872AF">
              <w:rPr>
                <w:rFonts w:ascii="Montserrat" w:hAnsi="Montserrat"/>
                <w:sz w:val="18"/>
                <w:szCs w:val="18"/>
                <w:lang w:eastAsia="fr-FR"/>
              </w:rPr>
              <w:t>le PAG 2</w:t>
            </w:r>
            <w:r>
              <w:rPr>
                <w:rFonts w:ascii="Montserrat" w:hAnsi="Montserrat"/>
                <w:sz w:val="18"/>
                <w:szCs w:val="18"/>
                <w:lang w:eastAsia="fr-FR"/>
              </w:rPr>
              <w:t>)</w:t>
            </w:r>
            <w:r w:rsidRPr="004872AF">
              <w:rPr>
                <w:rFonts w:ascii="Montserrat" w:hAnsi="Montserrat"/>
                <w:sz w:val="18"/>
                <w:szCs w:val="18"/>
                <w:lang w:eastAsia="fr-FR"/>
              </w:rPr>
              <w:t xml:space="preserve"> en matière d’accélération du développement économique et social du Bénin </w:t>
            </w:r>
            <w:r>
              <w:rPr>
                <w:rFonts w:ascii="Montserrat" w:hAnsi="Montserrat"/>
                <w:sz w:val="18"/>
                <w:szCs w:val="18"/>
                <w:lang w:eastAsia="fr-FR"/>
              </w:rPr>
              <w:t xml:space="preserve">et les interventions des autres acteurs sectoriels </w:t>
            </w:r>
            <w:r w:rsidRPr="004872AF">
              <w:rPr>
                <w:rFonts w:ascii="Montserrat" w:hAnsi="Montserrat"/>
                <w:sz w:val="18"/>
                <w:szCs w:val="18"/>
                <w:lang w:eastAsia="fr-FR"/>
              </w:rPr>
              <w:t>?</w:t>
            </w:r>
          </w:p>
        </w:tc>
        <w:tc>
          <w:tcPr>
            <w:tcW w:w="1696" w:type="dxa"/>
            <w:vAlign w:val="center"/>
          </w:tcPr>
          <w:p w14:paraId="63E5C0BA" w14:textId="082C8555" w:rsidR="002C0021" w:rsidRPr="004872AF" w:rsidRDefault="00A722AA"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 ANPE</w:t>
            </w:r>
          </w:p>
        </w:tc>
      </w:tr>
      <w:tr w:rsidR="002C0021" w:rsidRPr="004872AF" w14:paraId="7AC0B21F" w14:textId="42E9EB09"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741157BF"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58602037"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F34F7F">
              <w:rPr>
                <w:rFonts w:ascii="Montserrat" w:hAnsi="Montserrat"/>
                <w:color w:val="EE0000"/>
                <w:sz w:val="18"/>
                <w:szCs w:val="18"/>
                <w:lang w:eastAsia="fr-FR"/>
              </w:rPr>
              <w:t>Quel est le degré de cohérence interne du PSIE ?</w:t>
            </w:r>
          </w:p>
        </w:tc>
        <w:tc>
          <w:tcPr>
            <w:tcW w:w="1696" w:type="dxa"/>
            <w:vAlign w:val="center"/>
          </w:tcPr>
          <w:p w14:paraId="22EA9329" w14:textId="503A5EBF" w:rsidR="002C0021" w:rsidRDefault="00146805"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A81FBA">
              <w:rPr>
                <w:rFonts w:ascii="Montserrat" w:hAnsi="Montserrat"/>
                <w:color w:val="EE0000"/>
                <w:sz w:val="18"/>
                <w:szCs w:val="18"/>
                <w:lang w:eastAsia="fr-FR"/>
              </w:rPr>
              <w:t>PSIE, ANPE</w:t>
            </w:r>
          </w:p>
        </w:tc>
      </w:tr>
      <w:tr w:rsidR="002C0021" w:rsidRPr="004872AF" w14:paraId="2B00D309" w14:textId="322858FD"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val="restart"/>
            <w:hideMark/>
          </w:tcPr>
          <w:p w14:paraId="4D7E4ECA" w14:textId="77777777" w:rsidR="002C0021" w:rsidRPr="004872AF" w:rsidRDefault="002C0021" w:rsidP="00292638">
            <w:pPr>
              <w:jc w:val="both"/>
              <w:rPr>
                <w:rFonts w:ascii="Montserrat" w:hAnsi="Montserrat"/>
                <w:b w:val="0"/>
                <w:bCs w:val="0"/>
                <w:sz w:val="18"/>
                <w:szCs w:val="18"/>
                <w:lang w:eastAsia="fr-FR"/>
              </w:rPr>
            </w:pPr>
            <w:r w:rsidRPr="004872AF">
              <w:rPr>
                <w:rFonts w:ascii="Montserrat" w:hAnsi="Montserrat"/>
                <w:sz w:val="18"/>
                <w:szCs w:val="18"/>
                <w:lang w:eastAsia="fr-FR"/>
              </w:rPr>
              <w:t>Efficacité</w:t>
            </w:r>
          </w:p>
        </w:tc>
        <w:tc>
          <w:tcPr>
            <w:tcW w:w="6095" w:type="dxa"/>
            <w:vAlign w:val="center"/>
            <w:hideMark/>
          </w:tcPr>
          <w:p w14:paraId="23DC6761" w14:textId="36061E4E" w:rsidR="00D87DDC" w:rsidRDefault="00F25D52" w:rsidP="00F25D52">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w:t>
            </w:r>
            <w:r w:rsidRPr="004872AF">
              <w:rPr>
                <w:rFonts w:ascii="Montserrat" w:hAnsi="Montserrat"/>
                <w:sz w:val="18"/>
                <w:szCs w:val="18"/>
                <w:lang w:eastAsia="fr-FR"/>
              </w:rPr>
              <w:t xml:space="preserve">e PSIE a </w:t>
            </w:r>
            <w:r>
              <w:rPr>
                <w:rFonts w:ascii="Montserrat" w:hAnsi="Montserrat"/>
                <w:sz w:val="18"/>
                <w:szCs w:val="18"/>
                <w:lang w:eastAsia="fr-FR"/>
              </w:rPr>
              <w:t xml:space="preserve">-t-il </w:t>
            </w:r>
            <w:r w:rsidRPr="004872AF">
              <w:rPr>
                <w:rFonts w:ascii="Montserrat" w:hAnsi="Montserrat"/>
                <w:sz w:val="18"/>
                <w:szCs w:val="18"/>
                <w:lang w:eastAsia="fr-FR"/>
              </w:rPr>
              <w:t>mis en place des actions d’immersion et d’encadrement des candidats à l’emploi ?</w:t>
            </w:r>
          </w:p>
          <w:p w14:paraId="711F9C4E" w14:textId="77777777" w:rsidR="00F25D52" w:rsidRDefault="00F25D52"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38A5424C" w14:textId="4F7F0476" w:rsidR="00D87DDC" w:rsidRDefault="0020776B"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Si oui, </w:t>
            </w:r>
            <w:r w:rsidR="0062117C">
              <w:rPr>
                <w:rFonts w:ascii="Montserrat" w:hAnsi="Montserrat"/>
                <w:sz w:val="18"/>
                <w:szCs w:val="18"/>
                <w:lang w:eastAsia="fr-FR"/>
              </w:rPr>
              <w:t>expliquez le mécanisme mis en place et son déroulement.</w:t>
            </w:r>
          </w:p>
          <w:p w14:paraId="2D705726" w14:textId="77777777" w:rsidR="006E6426" w:rsidRDefault="006E6426"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01A17B38" w14:textId="38CF022B" w:rsidR="002C0021" w:rsidRPr="004872AF" w:rsidRDefault="006E6426" w:rsidP="0056547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Si non, </w:t>
            </w:r>
            <w:r w:rsidR="008173B0">
              <w:rPr>
                <w:rFonts w:ascii="Montserrat" w:hAnsi="Montserrat"/>
                <w:sz w:val="18"/>
                <w:szCs w:val="18"/>
                <w:lang w:eastAsia="fr-FR"/>
              </w:rPr>
              <w:t>que</w:t>
            </w:r>
            <w:r w:rsidR="0056547E">
              <w:rPr>
                <w:rFonts w:ascii="Montserrat" w:hAnsi="Montserrat"/>
                <w:sz w:val="18"/>
                <w:szCs w:val="18"/>
                <w:lang w:eastAsia="fr-FR"/>
              </w:rPr>
              <w:t xml:space="preserve"> fait </w:t>
            </w:r>
            <w:r>
              <w:rPr>
                <w:rFonts w:ascii="Montserrat" w:hAnsi="Montserrat"/>
                <w:sz w:val="18"/>
                <w:szCs w:val="18"/>
                <w:lang w:eastAsia="fr-FR"/>
              </w:rPr>
              <w:t xml:space="preserve">le PSIE pour contribuer </w:t>
            </w:r>
            <w:r w:rsidR="0056547E">
              <w:rPr>
                <w:rFonts w:ascii="Montserrat" w:hAnsi="Montserrat"/>
                <w:sz w:val="18"/>
                <w:szCs w:val="18"/>
                <w:lang w:eastAsia="fr-FR"/>
              </w:rPr>
              <w:t xml:space="preserve">à la mise en </w:t>
            </w:r>
            <w:r w:rsidR="002C0021" w:rsidRPr="004872AF">
              <w:rPr>
                <w:rFonts w:ascii="Montserrat" w:hAnsi="Montserrat"/>
                <w:sz w:val="18"/>
                <w:szCs w:val="18"/>
                <w:lang w:eastAsia="fr-FR"/>
              </w:rPr>
              <w:t>place des actions d’immersion et d’encadrement des candidats à l’emploi ?</w:t>
            </w:r>
          </w:p>
        </w:tc>
        <w:tc>
          <w:tcPr>
            <w:tcW w:w="1696" w:type="dxa"/>
            <w:vAlign w:val="center"/>
          </w:tcPr>
          <w:p w14:paraId="50EAA2B9" w14:textId="3C58515F" w:rsidR="002C0021" w:rsidRPr="004872AF" w:rsidRDefault="005E506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1AEB7ADE" w14:textId="3F2042A0"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59ACC2E1"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53BD296F"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PSIE a contribué à soutenir financièrement la prise en charge des salaires (totale ou partielle) des titulaires des nouveaux emplois créées par les entreprises ? </w:t>
            </w:r>
          </w:p>
        </w:tc>
        <w:tc>
          <w:tcPr>
            <w:tcW w:w="1696" w:type="dxa"/>
            <w:vAlign w:val="center"/>
          </w:tcPr>
          <w:p w14:paraId="53A8D934" w14:textId="23366B27" w:rsidR="002C0021" w:rsidRPr="004872AF" w:rsidRDefault="005E506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398C66F8" w14:textId="1EAE37D7"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56D54D92"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500DB959" w14:textId="6F766A66"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a mis en place des mesures d’accompagnement à l’employabilité des jeunes ?</w:t>
            </w:r>
          </w:p>
        </w:tc>
        <w:tc>
          <w:tcPr>
            <w:tcW w:w="1696" w:type="dxa"/>
            <w:vAlign w:val="center"/>
          </w:tcPr>
          <w:p w14:paraId="1CA107B4" w14:textId="2CDCC843" w:rsidR="002C0021" w:rsidRPr="004872AF" w:rsidRDefault="002823B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67611A53" w14:textId="54079E22"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5A57178D"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5A2F65CC"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Combien de bénéficiaires directs (agents, juridictions, structures) reçoivent les services du PSIE ?</w:t>
            </w:r>
          </w:p>
        </w:tc>
        <w:tc>
          <w:tcPr>
            <w:tcW w:w="1696" w:type="dxa"/>
            <w:vAlign w:val="center"/>
          </w:tcPr>
          <w:p w14:paraId="434A5A97" w14:textId="2CFB79E6" w:rsidR="002C0021" w:rsidRPr="004872AF" w:rsidRDefault="002823B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068AAD41" w14:textId="2174430C"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133BCC7B"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47E0876E" w14:textId="187E7CD6" w:rsidR="00FC34F8" w:rsidRDefault="00FC34F8"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Quels sont les services délivrés par le PSIE ?</w:t>
            </w:r>
          </w:p>
          <w:p w14:paraId="395E218E" w14:textId="77777777" w:rsidR="00FC34F8" w:rsidRDefault="00FC34F8"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7820347E" w14:textId="2CFD3170" w:rsidR="002C0021" w:rsidRPr="004872AF" w:rsidRDefault="00E82E85" w:rsidP="00E82E85">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Les</w:t>
            </w:r>
            <w:r w:rsidR="002C0021" w:rsidRPr="004872AF">
              <w:rPr>
                <w:rFonts w:ascii="Montserrat" w:hAnsi="Montserrat"/>
                <w:sz w:val="18"/>
                <w:szCs w:val="18"/>
                <w:lang w:eastAsia="fr-FR"/>
              </w:rPr>
              <w:t>s services délivrés sont-ils conformes à ceux prévus et atteignent-ils les niveaux prévus ?</w:t>
            </w:r>
          </w:p>
        </w:tc>
        <w:tc>
          <w:tcPr>
            <w:tcW w:w="1696" w:type="dxa"/>
            <w:vAlign w:val="center"/>
          </w:tcPr>
          <w:p w14:paraId="043CF183" w14:textId="4CF3F71C" w:rsidR="002C0021" w:rsidRPr="004872AF" w:rsidRDefault="00FC34F8"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74837075" w14:textId="23B625F7"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1125443F"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2115C86F" w14:textId="77777777" w:rsidR="0053127C" w:rsidRDefault="002C0021" w:rsidP="00E34B4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Quelles sont les actions non prévues mais réalisées sur le programme ? </w:t>
            </w:r>
          </w:p>
          <w:p w14:paraId="16C04CCF" w14:textId="77777777" w:rsidR="0053127C" w:rsidRDefault="0053127C"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57822AFF" w14:textId="77777777" w:rsidR="00B7230C" w:rsidRDefault="0053127C" w:rsidP="0053127C">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w:t>
            </w:r>
            <w:r w:rsidR="002C0021" w:rsidRPr="004872AF">
              <w:rPr>
                <w:rFonts w:ascii="Montserrat" w:hAnsi="Montserrat"/>
                <w:sz w:val="18"/>
                <w:szCs w:val="18"/>
                <w:lang w:eastAsia="fr-FR"/>
              </w:rPr>
              <w:t>ont-elles en lien avec les besoins </w:t>
            </w:r>
            <w:r w:rsidR="00B7230C">
              <w:rPr>
                <w:rFonts w:ascii="Montserrat" w:hAnsi="Montserrat"/>
                <w:sz w:val="18"/>
                <w:szCs w:val="18"/>
                <w:lang w:eastAsia="fr-FR"/>
              </w:rPr>
              <w:t xml:space="preserve">des jeunes diplômés et des entreprises sur le terrain </w:t>
            </w:r>
            <w:r w:rsidR="002C0021" w:rsidRPr="004872AF">
              <w:rPr>
                <w:rFonts w:ascii="Montserrat" w:hAnsi="Montserrat"/>
                <w:sz w:val="18"/>
                <w:szCs w:val="18"/>
                <w:lang w:eastAsia="fr-FR"/>
              </w:rPr>
              <w:t>?</w:t>
            </w:r>
          </w:p>
          <w:p w14:paraId="34FEC6F8" w14:textId="77777777" w:rsidR="00B7230C" w:rsidRDefault="00B7230C" w:rsidP="0053127C">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5DB7F01D" w14:textId="22AE9AA6" w:rsidR="002C0021" w:rsidRPr="004872AF" w:rsidRDefault="002C0021" w:rsidP="0053127C">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w:t>
            </w:r>
            <w:r w:rsidR="002176B4">
              <w:rPr>
                <w:rFonts w:ascii="Montserrat" w:hAnsi="Montserrat"/>
                <w:sz w:val="18"/>
                <w:szCs w:val="18"/>
                <w:lang w:eastAsia="fr-FR"/>
              </w:rPr>
              <w:t xml:space="preserve">es </w:t>
            </w:r>
            <w:r w:rsidRPr="004872AF">
              <w:rPr>
                <w:rFonts w:ascii="Montserrat" w:hAnsi="Montserrat"/>
                <w:sz w:val="18"/>
                <w:szCs w:val="18"/>
                <w:lang w:eastAsia="fr-FR"/>
              </w:rPr>
              <w:t>ampleur</w:t>
            </w:r>
            <w:r w:rsidR="002176B4">
              <w:rPr>
                <w:rFonts w:ascii="Montserrat" w:hAnsi="Montserrat"/>
                <w:sz w:val="18"/>
                <w:szCs w:val="18"/>
                <w:lang w:eastAsia="fr-FR"/>
              </w:rPr>
              <w:t>s</w:t>
            </w:r>
            <w:r w:rsidRPr="004872AF">
              <w:rPr>
                <w:rFonts w:ascii="Montserrat" w:hAnsi="Montserrat"/>
                <w:sz w:val="18"/>
                <w:szCs w:val="18"/>
                <w:lang w:eastAsia="fr-FR"/>
              </w:rPr>
              <w:t xml:space="preserve"> et </w:t>
            </w:r>
            <w:r w:rsidR="002176B4">
              <w:rPr>
                <w:rFonts w:ascii="Montserrat" w:hAnsi="Montserrat"/>
                <w:sz w:val="18"/>
                <w:szCs w:val="18"/>
                <w:lang w:eastAsia="fr-FR"/>
              </w:rPr>
              <w:t xml:space="preserve">les </w:t>
            </w:r>
            <w:r w:rsidRPr="004872AF">
              <w:rPr>
                <w:rFonts w:ascii="Montserrat" w:hAnsi="Montserrat"/>
                <w:sz w:val="18"/>
                <w:szCs w:val="18"/>
                <w:lang w:eastAsia="fr-FR"/>
              </w:rPr>
              <w:t>impact</w:t>
            </w:r>
            <w:r w:rsidR="002176B4">
              <w:rPr>
                <w:rFonts w:ascii="Montserrat" w:hAnsi="Montserrat"/>
                <w:sz w:val="18"/>
                <w:szCs w:val="18"/>
                <w:lang w:eastAsia="fr-FR"/>
              </w:rPr>
              <w:t>s des actions non prévues et menées</w:t>
            </w:r>
            <w:r w:rsidRPr="004872AF">
              <w:rPr>
                <w:rFonts w:ascii="Montserrat" w:hAnsi="Montserrat"/>
                <w:sz w:val="18"/>
                <w:szCs w:val="18"/>
                <w:lang w:eastAsia="fr-FR"/>
              </w:rPr>
              <w:t xml:space="preserve"> sur le programme ?</w:t>
            </w:r>
          </w:p>
        </w:tc>
        <w:tc>
          <w:tcPr>
            <w:tcW w:w="1696" w:type="dxa"/>
            <w:vAlign w:val="center"/>
          </w:tcPr>
          <w:p w14:paraId="1DDB4CC6" w14:textId="136B7922" w:rsidR="002C0021" w:rsidRPr="004872AF" w:rsidRDefault="00F019D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42C9CD69" w14:textId="0C064F97"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717E363B"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11F36DD9"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Qu’en est-il de la qualité desdits services ?</w:t>
            </w:r>
          </w:p>
        </w:tc>
        <w:tc>
          <w:tcPr>
            <w:tcW w:w="1696" w:type="dxa"/>
            <w:vAlign w:val="center"/>
          </w:tcPr>
          <w:p w14:paraId="69280C80" w14:textId="740318A6" w:rsidR="002C0021" w:rsidRPr="004872AF" w:rsidRDefault="00F019D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5C40BF99" w14:textId="14506641"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52DA1C18"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1474B497" w14:textId="77777777" w:rsidR="002C0021" w:rsidRPr="004872AF" w:rsidRDefault="002C0021" w:rsidP="002B73A1">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Il y a-t-il d’autres groupes cibles qui n’ont pas reçu les services du PSIE ?</w:t>
            </w:r>
            <w:r w:rsidRPr="004872AF">
              <w:rPr>
                <w:rFonts w:ascii="Montserrat" w:hAnsi="Montserrat"/>
                <w:sz w:val="18"/>
                <w:szCs w:val="18"/>
                <w:lang w:eastAsia="fr-FR"/>
              </w:rPr>
              <w:br/>
            </w:r>
            <w:r w:rsidRPr="004872AF">
              <w:rPr>
                <w:rFonts w:ascii="Montserrat" w:hAnsi="Montserrat"/>
                <w:sz w:val="18"/>
                <w:szCs w:val="18"/>
                <w:lang w:eastAsia="fr-FR"/>
              </w:rPr>
              <w:br/>
              <w:t>Ces groupes cibles sont-ils informés de la mise en œuvre du PSIE ?</w:t>
            </w:r>
          </w:p>
        </w:tc>
        <w:tc>
          <w:tcPr>
            <w:tcW w:w="1696" w:type="dxa"/>
            <w:vAlign w:val="center"/>
          </w:tcPr>
          <w:p w14:paraId="6B6F8A8D" w14:textId="4B75B47A" w:rsidR="002C0021" w:rsidRPr="004872AF" w:rsidRDefault="00F019D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5D6CA0ED" w14:textId="57387DF1"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val="restart"/>
            <w:hideMark/>
          </w:tcPr>
          <w:p w14:paraId="3B033A02" w14:textId="77777777" w:rsidR="002C0021" w:rsidRPr="004872AF" w:rsidRDefault="002C0021" w:rsidP="00292638">
            <w:pPr>
              <w:rPr>
                <w:rFonts w:ascii="Montserrat" w:hAnsi="Montserrat"/>
                <w:b w:val="0"/>
                <w:bCs w:val="0"/>
                <w:sz w:val="18"/>
                <w:szCs w:val="18"/>
                <w:lang w:eastAsia="fr-FR"/>
              </w:rPr>
            </w:pPr>
            <w:r w:rsidRPr="004872AF">
              <w:rPr>
                <w:rFonts w:ascii="Montserrat" w:hAnsi="Montserrat"/>
                <w:sz w:val="18"/>
                <w:szCs w:val="18"/>
                <w:lang w:eastAsia="fr-FR"/>
              </w:rPr>
              <w:t>Efficience</w:t>
            </w:r>
          </w:p>
        </w:tc>
        <w:tc>
          <w:tcPr>
            <w:tcW w:w="6095" w:type="dxa"/>
            <w:vAlign w:val="center"/>
            <w:hideMark/>
          </w:tcPr>
          <w:p w14:paraId="05D52803" w14:textId="77777777" w:rsidR="002C0021" w:rsidRPr="004872AF" w:rsidRDefault="002C0021" w:rsidP="0096296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personnel est suffisant en nombre et en compétences pour les fonctions qui doivent être assumées par </w:t>
            </w:r>
            <w:r>
              <w:rPr>
                <w:rFonts w:ascii="Montserrat" w:hAnsi="Montserrat"/>
                <w:sz w:val="18"/>
                <w:szCs w:val="18"/>
                <w:lang w:eastAsia="fr-FR"/>
              </w:rPr>
              <w:t>l</w:t>
            </w:r>
            <w:r w:rsidRPr="004872AF">
              <w:rPr>
                <w:rFonts w:ascii="Montserrat" w:hAnsi="Montserrat"/>
                <w:sz w:val="18"/>
                <w:szCs w:val="18"/>
                <w:lang w:eastAsia="fr-FR"/>
              </w:rPr>
              <w:t>es organes </w:t>
            </w:r>
            <w:r>
              <w:rPr>
                <w:rFonts w:ascii="Montserrat" w:hAnsi="Montserrat"/>
                <w:sz w:val="18"/>
                <w:szCs w:val="18"/>
                <w:lang w:eastAsia="fr-FR"/>
              </w:rPr>
              <w:t xml:space="preserve">du PSIE </w:t>
            </w:r>
            <w:r w:rsidRPr="004872AF">
              <w:rPr>
                <w:rFonts w:ascii="Montserrat" w:hAnsi="Montserrat"/>
                <w:sz w:val="18"/>
                <w:szCs w:val="18"/>
                <w:lang w:eastAsia="fr-FR"/>
              </w:rPr>
              <w:t>?</w:t>
            </w:r>
          </w:p>
        </w:tc>
        <w:tc>
          <w:tcPr>
            <w:tcW w:w="1696" w:type="dxa"/>
            <w:vAlign w:val="center"/>
          </w:tcPr>
          <w:p w14:paraId="2D4472D3" w14:textId="19917A16" w:rsidR="002C0021" w:rsidRPr="004872AF" w:rsidRDefault="00AD31AB"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66EFE787" w14:textId="71924F6E"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2B6699E3"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1A2A61A0"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est l’ambiance de travail et la collaboration qui a régné entre les acteurs ?</w:t>
            </w:r>
          </w:p>
        </w:tc>
        <w:tc>
          <w:tcPr>
            <w:tcW w:w="1696" w:type="dxa"/>
            <w:vAlign w:val="center"/>
          </w:tcPr>
          <w:p w14:paraId="14FE311D" w14:textId="5AEA0AF4" w:rsidR="002C0021" w:rsidRPr="004872AF" w:rsidRDefault="00AD31AB"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 et Entreprise et allocataire</w:t>
            </w:r>
          </w:p>
        </w:tc>
      </w:tr>
      <w:tr w:rsidR="002C0021" w:rsidRPr="004872AF" w14:paraId="55DA484B" w14:textId="6FA18695"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1C920CEC"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2A067C46"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les mécanismes de financement ou de mobilisation ont-ils favorisé la mise en œuvre des réalisations importantes prévues par le programme ?</w:t>
            </w:r>
          </w:p>
        </w:tc>
        <w:tc>
          <w:tcPr>
            <w:tcW w:w="1696" w:type="dxa"/>
            <w:vAlign w:val="center"/>
          </w:tcPr>
          <w:p w14:paraId="22B4E5C9" w14:textId="51D191C6" w:rsidR="002C0021" w:rsidRPr="004872AF" w:rsidRDefault="00963EE2"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0B8D4AF5" w14:textId="499125CA"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32144E4C"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500C8669"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les outils utilisés pour la planification organisationnelle (PTA, PPM) durant la mise en œuvre du programme ?</w:t>
            </w:r>
          </w:p>
        </w:tc>
        <w:tc>
          <w:tcPr>
            <w:tcW w:w="1696" w:type="dxa"/>
            <w:vAlign w:val="center"/>
          </w:tcPr>
          <w:p w14:paraId="606381E9" w14:textId="1C7794F1" w:rsidR="002C0021" w:rsidRPr="004872AF" w:rsidRDefault="009C5A72"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78799260" w14:textId="4AA628FE"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6814031"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67887190" w14:textId="6F44BBE0"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les organes de pilotage, de gestion, d’exécution et de suivi-évaluation du PSIE fonctionnent de manière adéquate ?</w:t>
            </w:r>
          </w:p>
        </w:tc>
        <w:tc>
          <w:tcPr>
            <w:tcW w:w="1696" w:type="dxa"/>
            <w:vAlign w:val="center"/>
          </w:tcPr>
          <w:p w14:paraId="637F73C2" w14:textId="209C253C" w:rsidR="002C0021" w:rsidRPr="004872AF" w:rsidRDefault="00413973"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6C513A4B" w14:textId="0B4702A2"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6AF170BF"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4B7F439A"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Il y-a-t-il un plan de suivi-évaluation du programme (cadre logique, cadre de performance, indicateur avec valeur de référence et cibles, système d’information pour le suivi, compétences clé pour le suivi) ?</w:t>
            </w:r>
          </w:p>
        </w:tc>
        <w:tc>
          <w:tcPr>
            <w:tcW w:w="1696" w:type="dxa"/>
            <w:vAlign w:val="center"/>
          </w:tcPr>
          <w:p w14:paraId="3E3CA57E" w14:textId="5112A38C" w:rsidR="002C0021" w:rsidRPr="004872AF" w:rsidRDefault="00C3711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539178EB" w14:textId="7E745917"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033636CD"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51E10B25" w14:textId="77777777" w:rsidR="002C0021"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les outils utilisés pour la conversation et la diffusion de l’information (communication, dissémination) générée par le PSIE sur sa période de mise en œuvre ?</w:t>
            </w:r>
          </w:p>
          <w:p w14:paraId="41757EE2"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br/>
            </w:r>
            <w:r>
              <w:rPr>
                <w:rFonts w:ascii="Montserrat" w:hAnsi="Montserrat"/>
                <w:sz w:val="18"/>
                <w:szCs w:val="18"/>
                <w:lang w:eastAsia="fr-FR"/>
              </w:rPr>
              <w:t>Ces outils ont-ils produit des résultats escomptés ?</w:t>
            </w:r>
          </w:p>
        </w:tc>
        <w:tc>
          <w:tcPr>
            <w:tcW w:w="1696" w:type="dxa"/>
            <w:vAlign w:val="center"/>
          </w:tcPr>
          <w:p w14:paraId="508AC037" w14:textId="50E91EB8" w:rsidR="002C0021" w:rsidRPr="004872AF" w:rsidRDefault="00535FBE"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5F12FBB8" w14:textId="2EB78F6A" w:rsidTr="004C7698">
        <w:trPr>
          <w:trHeight w:val="984"/>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0ED8C0E4"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2C6CA56C"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enseignements peut-on tirer de la mise en œuvre du PSIE ?</w:t>
            </w:r>
          </w:p>
        </w:tc>
        <w:tc>
          <w:tcPr>
            <w:tcW w:w="1696" w:type="dxa"/>
            <w:vAlign w:val="center"/>
          </w:tcPr>
          <w:p w14:paraId="5305A18F" w14:textId="300307C8" w:rsidR="002C0021" w:rsidRPr="004872AF" w:rsidRDefault="003814BC"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4F22DA82" w14:textId="39C88B08"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764FB9BA"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6B950662"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 est le coût de revient des principaux extrants du PSIE ?</w:t>
            </w:r>
          </w:p>
        </w:tc>
        <w:tc>
          <w:tcPr>
            <w:tcW w:w="1696" w:type="dxa"/>
            <w:vAlign w:val="center"/>
          </w:tcPr>
          <w:p w14:paraId="5D8A7976" w14:textId="43D47043" w:rsidR="002C0021" w:rsidRPr="004872AF" w:rsidRDefault="003814BC"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75172197" w14:textId="64BFBCDB"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val="restart"/>
            <w:hideMark/>
          </w:tcPr>
          <w:p w14:paraId="07257F47" w14:textId="77777777" w:rsidR="002C0021" w:rsidRPr="004872AF" w:rsidRDefault="002C0021" w:rsidP="00292638">
            <w:pPr>
              <w:rPr>
                <w:rFonts w:ascii="Montserrat" w:hAnsi="Montserrat"/>
                <w:b w:val="0"/>
                <w:bCs w:val="0"/>
                <w:sz w:val="18"/>
                <w:szCs w:val="18"/>
                <w:lang w:eastAsia="fr-FR"/>
              </w:rPr>
            </w:pPr>
            <w:r w:rsidRPr="004872AF">
              <w:rPr>
                <w:rFonts w:ascii="Montserrat" w:hAnsi="Montserrat"/>
                <w:sz w:val="18"/>
                <w:szCs w:val="18"/>
                <w:lang w:eastAsia="fr-FR"/>
              </w:rPr>
              <w:t>Effets à moyen terme</w:t>
            </w:r>
          </w:p>
        </w:tc>
        <w:tc>
          <w:tcPr>
            <w:tcW w:w="6095" w:type="dxa"/>
            <w:vAlign w:val="center"/>
            <w:hideMark/>
          </w:tcPr>
          <w:p w14:paraId="4490764C"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PSIE a contribué à </w:t>
            </w:r>
            <w:r>
              <w:rPr>
                <w:rFonts w:ascii="Montserrat" w:hAnsi="Montserrat"/>
                <w:sz w:val="18"/>
                <w:szCs w:val="18"/>
                <w:lang w:eastAsia="fr-FR"/>
              </w:rPr>
              <w:t xml:space="preserve">l’insertion professionnelle </w:t>
            </w:r>
            <w:r w:rsidRPr="004872AF">
              <w:rPr>
                <w:rFonts w:ascii="Montserrat" w:hAnsi="Montserrat"/>
                <w:sz w:val="18"/>
                <w:szCs w:val="18"/>
                <w:lang w:eastAsia="fr-FR"/>
              </w:rPr>
              <w:t>des candidats</w:t>
            </w:r>
            <w:r>
              <w:rPr>
                <w:rFonts w:ascii="Montserrat" w:hAnsi="Montserrat"/>
                <w:sz w:val="18"/>
                <w:szCs w:val="18"/>
                <w:lang w:eastAsia="fr-FR"/>
              </w:rPr>
              <w:t xml:space="preserve"> </w:t>
            </w:r>
            <w:r w:rsidRPr="004872AF">
              <w:rPr>
                <w:rFonts w:ascii="Montserrat" w:hAnsi="Montserrat"/>
                <w:sz w:val="18"/>
                <w:szCs w:val="18"/>
                <w:lang w:eastAsia="fr-FR"/>
              </w:rPr>
              <w:t>?</w:t>
            </w:r>
          </w:p>
        </w:tc>
        <w:tc>
          <w:tcPr>
            <w:tcW w:w="1696" w:type="dxa"/>
            <w:vAlign w:val="center"/>
          </w:tcPr>
          <w:p w14:paraId="2ABCF899" w14:textId="7F317908" w:rsidR="002C0021" w:rsidRPr="004872AF" w:rsidRDefault="00AD2BA8"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B92C71" w14:paraId="3F4D4D79" w14:textId="32FCC3D6"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137091D9"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6097EC33" w14:textId="77777777" w:rsidR="002C0021" w:rsidRPr="00B92C71"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color w:val="EE0000"/>
                <w:sz w:val="18"/>
                <w:szCs w:val="18"/>
                <w:lang w:eastAsia="fr-FR"/>
              </w:rPr>
            </w:pPr>
            <w:r w:rsidRPr="00090629">
              <w:rPr>
                <w:rFonts w:ascii="Montserrat" w:hAnsi="Montserrat"/>
                <w:sz w:val="18"/>
                <w:szCs w:val="18"/>
                <w:lang w:eastAsia="fr-FR"/>
              </w:rPr>
              <w:t>Dans quelle mesure le PSIE a contribué à améliorer l’insertion professionnelle durable des jeunes dans les nouveaux postes d’emploi créées ?</w:t>
            </w:r>
          </w:p>
        </w:tc>
        <w:tc>
          <w:tcPr>
            <w:tcW w:w="1696" w:type="dxa"/>
            <w:vAlign w:val="center"/>
          </w:tcPr>
          <w:p w14:paraId="25F1C8E1" w14:textId="2DDFF6C0" w:rsidR="002C0021" w:rsidRPr="00090629" w:rsidRDefault="00AD2BA8"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34C6B324" w14:textId="65C3C18A"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val="restart"/>
            <w:noWrap/>
            <w:hideMark/>
          </w:tcPr>
          <w:p w14:paraId="13A1F8D8" w14:textId="77777777" w:rsidR="002C0021" w:rsidRPr="004872AF" w:rsidRDefault="002C0021" w:rsidP="00292638">
            <w:pPr>
              <w:rPr>
                <w:rFonts w:ascii="Montserrat" w:hAnsi="Montserrat"/>
                <w:b w:val="0"/>
                <w:bCs w:val="0"/>
                <w:sz w:val="18"/>
                <w:szCs w:val="18"/>
                <w:lang w:eastAsia="fr-FR"/>
              </w:rPr>
            </w:pPr>
            <w:r w:rsidRPr="004872AF">
              <w:rPr>
                <w:rFonts w:ascii="Montserrat" w:hAnsi="Montserrat"/>
                <w:sz w:val="18"/>
                <w:szCs w:val="18"/>
                <w:lang w:eastAsia="fr-FR"/>
              </w:rPr>
              <w:t>Viabilité / Durabilité</w:t>
            </w:r>
          </w:p>
        </w:tc>
        <w:tc>
          <w:tcPr>
            <w:tcW w:w="6095" w:type="dxa"/>
            <w:vAlign w:val="center"/>
            <w:hideMark/>
          </w:tcPr>
          <w:p w14:paraId="47D440CC"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La planification du PSIE pendant sa mise en œuvre a-t-elle intégré l'institutionnalisation des acquis (intégration des activités aux structures pérenne du Ministère en charge de l’Emploi) après la fin du programme ?</w:t>
            </w:r>
          </w:p>
        </w:tc>
        <w:tc>
          <w:tcPr>
            <w:tcW w:w="1696" w:type="dxa"/>
            <w:vAlign w:val="center"/>
          </w:tcPr>
          <w:p w14:paraId="21E4C857" w14:textId="7CEAC2CD" w:rsidR="002C0021" w:rsidRPr="004872AF" w:rsidRDefault="0070021F"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6E4B82CF" w14:textId="1AA4F38E"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5D34E89"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5678AB2B"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PSIE a-t-il planifié et mis en place un système de monitoring pour faciliter le suivi et le maintien des effets positifs après sa clôture ?</w:t>
            </w:r>
          </w:p>
        </w:tc>
        <w:tc>
          <w:tcPr>
            <w:tcW w:w="1696" w:type="dxa"/>
            <w:vAlign w:val="center"/>
          </w:tcPr>
          <w:p w14:paraId="45203BFE" w14:textId="6B2AF3BE" w:rsidR="002C0021" w:rsidRPr="004872AF" w:rsidRDefault="0070021F"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5FF931AC" w14:textId="0B75A57E"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61E63882"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5812B010"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PSIE a-t-il planifié et mis en place des actions de renforcement des capacités (partage, diffusion de l'information, développement de l'expertise) des bénéficiaires pour la viabilité des résultats après sa clôture ?</w:t>
            </w:r>
          </w:p>
        </w:tc>
        <w:tc>
          <w:tcPr>
            <w:tcW w:w="1696" w:type="dxa"/>
            <w:vAlign w:val="center"/>
          </w:tcPr>
          <w:p w14:paraId="3B5A9460" w14:textId="5E52A7AD" w:rsidR="002C0021" w:rsidRPr="004872AF" w:rsidRDefault="00201F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56F71756" w14:textId="0C465903"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vMerge/>
            <w:hideMark/>
          </w:tcPr>
          <w:p w14:paraId="75F387D8" w14:textId="77777777" w:rsidR="002C0021" w:rsidRPr="004872AF" w:rsidRDefault="002C0021" w:rsidP="00292638">
            <w:pPr>
              <w:rPr>
                <w:rFonts w:ascii="Montserrat" w:hAnsi="Montserrat"/>
                <w:b w:val="0"/>
                <w:bCs w:val="0"/>
                <w:sz w:val="18"/>
                <w:szCs w:val="18"/>
                <w:lang w:eastAsia="fr-FR"/>
              </w:rPr>
            </w:pPr>
          </w:p>
        </w:tc>
        <w:tc>
          <w:tcPr>
            <w:tcW w:w="6095" w:type="dxa"/>
            <w:vAlign w:val="center"/>
            <w:hideMark/>
          </w:tcPr>
          <w:p w14:paraId="1AAF6D0C" w14:textId="77777777" w:rsidR="002C0021" w:rsidRPr="004872AF"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niveau d’appropriation des acteurs est-il suffisant pour faciliter le maintien des réalisations après la fin du PSIE ?</w:t>
            </w:r>
          </w:p>
        </w:tc>
        <w:tc>
          <w:tcPr>
            <w:tcW w:w="1696" w:type="dxa"/>
            <w:vAlign w:val="center"/>
          </w:tcPr>
          <w:p w14:paraId="01D172F4" w14:textId="2E7FAB2C" w:rsidR="002C0021" w:rsidRPr="004872AF" w:rsidRDefault="00A31C2D"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PSIE</w:t>
            </w:r>
          </w:p>
        </w:tc>
      </w:tr>
      <w:tr w:rsidR="002C0021" w:rsidRPr="004872AF" w14:paraId="52D3A3B9" w14:textId="3108FD1E" w:rsidTr="004C7698">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0471E00" w14:textId="77777777" w:rsidR="002C0021" w:rsidRPr="004872AF" w:rsidRDefault="002C0021" w:rsidP="00292638">
            <w:pPr>
              <w:rPr>
                <w:rFonts w:ascii="Montserrat" w:hAnsi="Montserrat"/>
                <w:b w:val="0"/>
                <w:bCs w:val="0"/>
                <w:sz w:val="18"/>
                <w:szCs w:val="18"/>
                <w:lang w:eastAsia="fr-FR"/>
              </w:rPr>
            </w:pPr>
            <w:r w:rsidRPr="004872AF">
              <w:rPr>
                <w:rFonts w:ascii="Montserrat" w:hAnsi="Montserrat"/>
                <w:sz w:val="18"/>
                <w:szCs w:val="18"/>
                <w:lang w:eastAsia="fr-FR"/>
              </w:rPr>
              <w:t>Genre</w:t>
            </w:r>
          </w:p>
        </w:tc>
        <w:tc>
          <w:tcPr>
            <w:tcW w:w="6095" w:type="dxa"/>
            <w:noWrap/>
            <w:vAlign w:val="center"/>
            <w:hideMark/>
          </w:tcPr>
          <w:p w14:paraId="5FA89123" w14:textId="77777777" w:rsidR="002C0021" w:rsidRDefault="002C0021"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La mise en œuvre du PSIE a-t-elle tenu compte </w:t>
            </w:r>
            <w:r>
              <w:rPr>
                <w:rFonts w:ascii="Montserrat" w:hAnsi="Montserrat"/>
                <w:sz w:val="18"/>
                <w:szCs w:val="18"/>
                <w:lang w:eastAsia="fr-FR"/>
              </w:rPr>
              <w:t xml:space="preserve">du </w:t>
            </w:r>
            <w:r w:rsidRPr="004872AF">
              <w:rPr>
                <w:rFonts w:ascii="Montserrat" w:hAnsi="Montserrat"/>
                <w:sz w:val="18"/>
                <w:szCs w:val="18"/>
                <w:lang w:eastAsia="fr-FR"/>
              </w:rPr>
              <w:t>genre ?</w:t>
            </w:r>
          </w:p>
          <w:p w14:paraId="0847C8A5" w14:textId="77777777" w:rsidR="003B4270" w:rsidRDefault="003B427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lastRenderedPageBreak/>
              <w:t xml:space="preserve">Comment le genre est-il pris en compte dans la planification du PSIE ? </w:t>
            </w:r>
          </w:p>
          <w:p w14:paraId="3BEA86ED" w14:textId="77777777" w:rsidR="003B4270" w:rsidRDefault="003B427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218208CB" w14:textId="77777777" w:rsidR="003B4270" w:rsidRDefault="003B427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Comment le genre est-il pris en compte dans la mise en œuvre du PSIE ? </w:t>
            </w:r>
          </w:p>
          <w:p w14:paraId="2A8482E9" w14:textId="77777777" w:rsidR="003B4270" w:rsidRDefault="003B427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2356C516" w14:textId="267D08E1" w:rsidR="003B4270" w:rsidRPr="004872AF" w:rsidRDefault="003B4270"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La budgétisation du PSIE a-t-il pris en compte le genre ?</w:t>
            </w:r>
          </w:p>
        </w:tc>
        <w:tc>
          <w:tcPr>
            <w:tcW w:w="1696" w:type="dxa"/>
            <w:vAlign w:val="center"/>
          </w:tcPr>
          <w:p w14:paraId="40E33FF0" w14:textId="1D5764F9" w:rsidR="002C0021" w:rsidRPr="004872AF" w:rsidRDefault="00A31C2D" w:rsidP="004C769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lastRenderedPageBreak/>
              <w:t>PSIE</w:t>
            </w:r>
          </w:p>
        </w:tc>
      </w:tr>
    </w:tbl>
    <w:p w14:paraId="1BA2B8A3" w14:textId="77777777" w:rsidR="00FA066F" w:rsidRPr="00695D33" w:rsidRDefault="00FA066F" w:rsidP="00AE3E3C">
      <w:pPr>
        <w:rPr>
          <w:rFonts w:ascii="Montserrat" w:hAnsi="Montserrat"/>
        </w:rPr>
      </w:pPr>
    </w:p>
    <w:p w14:paraId="71980C57" w14:textId="6C34ED36" w:rsidR="00AB13BC" w:rsidRPr="00695D33" w:rsidRDefault="00D714F3" w:rsidP="000C366F">
      <w:pPr>
        <w:pStyle w:val="Titre1"/>
      </w:pPr>
      <w:bookmarkStart w:id="113" w:name="_Toc219216676"/>
      <w:r w:rsidRPr="00695D33">
        <w:t>Annexe 5 : Méthode de calcul</w:t>
      </w:r>
      <w:r w:rsidR="00D82248" w:rsidRPr="00695D33">
        <w:t xml:space="preserve"> des indicateurs</w:t>
      </w:r>
      <w:bookmarkEnd w:id="113"/>
    </w:p>
    <w:p w14:paraId="179A613A" w14:textId="010CA963" w:rsidR="00833125" w:rsidRPr="00695D33" w:rsidRDefault="00D82248" w:rsidP="00605278">
      <w:pPr>
        <w:spacing w:line="276" w:lineRule="auto"/>
        <w:jc w:val="both"/>
        <w:rPr>
          <w:rFonts w:ascii="Montserrat" w:hAnsi="Montserrat" w:cs="Arial"/>
          <w:b/>
          <w:bCs/>
        </w:rPr>
      </w:pPr>
      <w:r w:rsidRPr="00695D33">
        <w:rPr>
          <w:rFonts w:ascii="Montserrat" w:hAnsi="Montserrat" w:cs="Arial"/>
          <w:b/>
          <w:sz w:val="20"/>
          <w:szCs w:val="20"/>
        </w:rPr>
        <w:t>Efficacité</w:t>
      </w:r>
    </w:p>
    <w:tbl>
      <w:tblPr>
        <w:tblW w:w="5000" w:type="pct"/>
        <w:tblLook w:val="04A0" w:firstRow="1" w:lastRow="0" w:firstColumn="1" w:lastColumn="0" w:noHBand="0" w:noVBand="1"/>
      </w:tblPr>
      <w:tblGrid>
        <w:gridCol w:w="1272"/>
        <w:gridCol w:w="1438"/>
        <w:gridCol w:w="1272"/>
        <w:gridCol w:w="1272"/>
        <w:gridCol w:w="1270"/>
        <w:gridCol w:w="1271"/>
        <w:gridCol w:w="1267"/>
      </w:tblGrid>
      <w:tr w:rsidR="00D82248" w:rsidRPr="00695D33" w14:paraId="1CA413D4" w14:textId="77777777" w:rsidTr="00605278">
        <w:trPr>
          <w:trHeight w:val="290"/>
        </w:trPr>
        <w:tc>
          <w:tcPr>
            <w:tcW w:w="71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4EFDCC3"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Objectifs</w:t>
            </w:r>
          </w:p>
        </w:tc>
        <w:tc>
          <w:tcPr>
            <w:tcW w:w="71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0F504BF"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Impacts/effets</w:t>
            </w:r>
          </w:p>
        </w:tc>
        <w:tc>
          <w:tcPr>
            <w:tcW w:w="71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2C40069" w14:textId="3F0C6292"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 xml:space="preserve">Indicateurs </w:t>
            </w:r>
            <w:r w:rsidR="00127B68" w:rsidRPr="00695D33">
              <w:rPr>
                <w:rFonts w:ascii="Montserrat" w:eastAsia="Times New Roman" w:hAnsi="Montserrat" w:cs="Calibri"/>
                <w:b/>
                <w:color w:val="000000"/>
                <w:kern w:val="0"/>
                <w:sz w:val="16"/>
                <w:szCs w:val="16"/>
                <w14:ligatures w14:val="none"/>
              </w:rPr>
              <w:t>de résultats</w:t>
            </w:r>
          </w:p>
        </w:tc>
        <w:tc>
          <w:tcPr>
            <w:tcW w:w="715" w:type="pct"/>
            <w:tcBorders>
              <w:top w:val="single" w:sz="4" w:space="0" w:color="auto"/>
              <w:left w:val="nil"/>
              <w:bottom w:val="single" w:sz="4" w:space="0" w:color="auto"/>
              <w:right w:val="nil"/>
            </w:tcBorders>
            <w:shd w:val="clear" w:color="000000" w:fill="D9D9D9"/>
            <w:vAlign w:val="center"/>
            <w:hideMark/>
          </w:tcPr>
          <w:p w14:paraId="24507AA3"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Réalisation</w:t>
            </w:r>
          </w:p>
        </w:tc>
        <w:tc>
          <w:tcPr>
            <w:tcW w:w="714" w:type="pct"/>
            <w:tcBorders>
              <w:top w:val="single" w:sz="4" w:space="0" w:color="auto"/>
              <w:left w:val="single" w:sz="4" w:space="0" w:color="auto"/>
              <w:bottom w:val="single" w:sz="4" w:space="0" w:color="auto"/>
              <w:right w:val="nil"/>
            </w:tcBorders>
            <w:shd w:val="clear" w:color="000000" w:fill="D9D9D9"/>
            <w:vAlign w:val="center"/>
            <w:hideMark/>
          </w:tcPr>
          <w:p w14:paraId="3E7D856C"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Prévision</w:t>
            </w:r>
          </w:p>
        </w:tc>
        <w:tc>
          <w:tcPr>
            <w:tcW w:w="714"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07461A3"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Taux d'efficacité</w:t>
            </w:r>
          </w:p>
        </w:tc>
        <w:tc>
          <w:tcPr>
            <w:tcW w:w="71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BD2AF83"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Décision</w:t>
            </w:r>
          </w:p>
        </w:tc>
      </w:tr>
      <w:tr w:rsidR="00D82248" w:rsidRPr="00695D33" w14:paraId="0DC628EC" w14:textId="77777777" w:rsidTr="00605278">
        <w:trPr>
          <w:trHeight w:val="563"/>
        </w:trPr>
        <w:tc>
          <w:tcPr>
            <w:tcW w:w="715" w:type="pct"/>
            <w:vMerge/>
            <w:tcBorders>
              <w:top w:val="single" w:sz="4" w:space="0" w:color="auto"/>
              <w:left w:val="single" w:sz="4" w:space="0" w:color="auto"/>
              <w:bottom w:val="single" w:sz="4" w:space="0" w:color="auto"/>
              <w:right w:val="single" w:sz="4" w:space="0" w:color="auto"/>
            </w:tcBorders>
            <w:vAlign w:val="center"/>
            <w:hideMark/>
          </w:tcPr>
          <w:p w14:paraId="5D995A52"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c>
          <w:tcPr>
            <w:tcW w:w="715" w:type="pct"/>
            <w:vMerge/>
            <w:tcBorders>
              <w:top w:val="single" w:sz="4" w:space="0" w:color="auto"/>
              <w:left w:val="single" w:sz="4" w:space="0" w:color="auto"/>
              <w:bottom w:val="single" w:sz="4" w:space="0" w:color="auto"/>
              <w:right w:val="single" w:sz="4" w:space="0" w:color="auto"/>
            </w:tcBorders>
            <w:vAlign w:val="center"/>
            <w:hideMark/>
          </w:tcPr>
          <w:p w14:paraId="5F2ADF5E"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c>
          <w:tcPr>
            <w:tcW w:w="715" w:type="pct"/>
            <w:vMerge/>
            <w:tcBorders>
              <w:top w:val="single" w:sz="4" w:space="0" w:color="auto"/>
              <w:left w:val="single" w:sz="4" w:space="0" w:color="auto"/>
              <w:bottom w:val="single" w:sz="4" w:space="0" w:color="auto"/>
              <w:right w:val="single" w:sz="4" w:space="0" w:color="auto"/>
            </w:tcBorders>
            <w:vAlign w:val="center"/>
            <w:hideMark/>
          </w:tcPr>
          <w:p w14:paraId="0AC8025A"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c>
          <w:tcPr>
            <w:tcW w:w="715" w:type="pct"/>
            <w:tcBorders>
              <w:top w:val="nil"/>
              <w:left w:val="nil"/>
              <w:bottom w:val="single" w:sz="4" w:space="0" w:color="auto"/>
              <w:right w:val="single" w:sz="4" w:space="0" w:color="auto"/>
            </w:tcBorders>
            <w:shd w:val="clear" w:color="000000" w:fill="D9D9D9"/>
            <w:vAlign w:val="center"/>
            <w:hideMark/>
          </w:tcPr>
          <w:p w14:paraId="360EEB12"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Valeur réalisée</w:t>
            </w:r>
          </w:p>
        </w:tc>
        <w:tc>
          <w:tcPr>
            <w:tcW w:w="714" w:type="pct"/>
            <w:tcBorders>
              <w:top w:val="nil"/>
              <w:left w:val="nil"/>
              <w:bottom w:val="single" w:sz="4" w:space="0" w:color="auto"/>
              <w:right w:val="single" w:sz="4" w:space="0" w:color="auto"/>
            </w:tcBorders>
            <w:shd w:val="clear" w:color="000000" w:fill="D9D9D9"/>
            <w:vAlign w:val="center"/>
            <w:hideMark/>
          </w:tcPr>
          <w:p w14:paraId="755CEA1A"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Valeur prévue</w:t>
            </w:r>
          </w:p>
        </w:tc>
        <w:tc>
          <w:tcPr>
            <w:tcW w:w="714" w:type="pct"/>
            <w:vMerge/>
            <w:tcBorders>
              <w:top w:val="single" w:sz="4" w:space="0" w:color="auto"/>
              <w:left w:val="single" w:sz="4" w:space="0" w:color="auto"/>
              <w:bottom w:val="single" w:sz="4" w:space="0" w:color="auto"/>
              <w:right w:val="single" w:sz="4" w:space="0" w:color="auto"/>
            </w:tcBorders>
            <w:vAlign w:val="center"/>
            <w:hideMark/>
          </w:tcPr>
          <w:p w14:paraId="088DDC1D"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c>
          <w:tcPr>
            <w:tcW w:w="712" w:type="pct"/>
            <w:vMerge/>
            <w:tcBorders>
              <w:top w:val="single" w:sz="4" w:space="0" w:color="auto"/>
              <w:left w:val="single" w:sz="4" w:space="0" w:color="auto"/>
              <w:bottom w:val="single" w:sz="4" w:space="0" w:color="auto"/>
              <w:right w:val="single" w:sz="4" w:space="0" w:color="auto"/>
            </w:tcBorders>
            <w:vAlign w:val="center"/>
            <w:hideMark/>
          </w:tcPr>
          <w:p w14:paraId="4541F0F8"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r>
      <w:tr w:rsidR="006805C0" w:rsidRPr="00695D33" w14:paraId="74A6072E" w14:textId="77777777" w:rsidTr="00605278">
        <w:trPr>
          <w:trHeight w:val="290"/>
        </w:trPr>
        <w:tc>
          <w:tcPr>
            <w:tcW w:w="715" w:type="pct"/>
            <w:tcBorders>
              <w:top w:val="nil"/>
              <w:left w:val="single" w:sz="4" w:space="0" w:color="auto"/>
              <w:bottom w:val="single" w:sz="4" w:space="0" w:color="auto"/>
              <w:right w:val="single" w:sz="4" w:space="0" w:color="auto"/>
            </w:tcBorders>
            <w:vAlign w:val="center"/>
          </w:tcPr>
          <w:p w14:paraId="4A13E8F7" w14:textId="732D7E56" w:rsidR="006805C0" w:rsidRPr="00695D33" w:rsidRDefault="006805C0" w:rsidP="00D82248">
            <w:pPr>
              <w:spacing w:after="0" w:line="240" w:lineRule="auto"/>
              <w:rPr>
                <w:rFonts w:ascii="Montserrat" w:eastAsia="Times New Roman" w:hAnsi="Montserrat" w:cs="Calibri"/>
                <w:color w:val="000000"/>
                <w:kern w:val="0"/>
                <w:sz w:val="16"/>
                <w:szCs w:val="16"/>
                <w14:ligatures w14:val="none"/>
              </w:rPr>
            </w:pPr>
          </w:p>
        </w:tc>
        <w:tc>
          <w:tcPr>
            <w:tcW w:w="715" w:type="pct"/>
            <w:tcBorders>
              <w:top w:val="nil"/>
              <w:left w:val="single" w:sz="4" w:space="0" w:color="auto"/>
              <w:bottom w:val="single" w:sz="4" w:space="0" w:color="auto"/>
              <w:right w:val="single" w:sz="4" w:space="0" w:color="auto"/>
            </w:tcBorders>
            <w:vAlign w:val="center"/>
          </w:tcPr>
          <w:p w14:paraId="78DD27F7" w14:textId="0D5E3BEC" w:rsidR="006805C0" w:rsidRPr="00695D33" w:rsidRDefault="006805C0" w:rsidP="00D82248">
            <w:pPr>
              <w:spacing w:after="0" w:line="240" w:lineRule="auto"/>
              <w:rPr>
                <w:rFonts w:ascii="Montserrat" w:eastAsia="Times New Roman" w:hAnsi="Montserrat" w:cs="Calibri"/>
                <w:color w:val="000000"/>
                <w:kern w:val="0"/>
                <w:sz w:val="16"/>
                <w:szCs w:val="16"/>
                <w14:ligatures w14:val="none"/>
              </w:rPr>
            </w:pPr>
          </w:p>
        </w:tc>
        <w:tc>
          <w:tcPr>
            <w:tcW w:w="715" w:type="pct"/>
            <w:tcBorders>
              <w:top w:val="nil"/>
              <w:left w:val="nil"/>
              <w:bottom w:val="single" w:sz="4" w:space="0" w:color="auto"/>
              <w:right w:val="single" w:sz="4" w:space="0" w:color="auto"/>
            </w:tcBorders>
            <w:vAlign w:val="center"/>
          </w:tcPr>
          <w:p w14:paraId="57531F92" w14:textId="77777777" w:rsidR="006805C0" w:rsidRPr="00695D33" w:rsidRDefault="006805C0" w:rsidP="00D82248">
            <w:pPr>
              <w:spacing w:after="0" w:line="240" w:lineRule="auto"/>
              <w:jc w:val="center"/>
              <w:rPr>
                <w:rFonts w:ascii="Montserrat" w:eastAsia="Times New Roman" w:hAnsi="Montserrat" w:cs="Calibri"/>
                <w:color w:val="000000"/>
                <w:kern w:val="0"/>
                <w:sz w:val="16"/>
                <w:szCs w:val="16"/>
                <w14:ligatures w14:val="none"/>
              </w:rPr>
            </w:pPr>
          </w:p>
        </w:tc>
        <w:tc>
          <w:tcPr>
            <w:tcW w:w="715" w:type="pct"/>
            <w:tcBorders>
              <w:top w:val="nil"/>
              <w:left w:val="nil"/>
              <w:bottom w:val="single" w:sz="4" w:space="0" w:color="auto"/>
              <w:right w:val="single" w:sz="4" w:space="0" w:color="auto"/>
            </w:tcBorders>
            <w:vAlign w:val="center"/>
          </w:tcPr>
          <w:p w14:paraId="2AEF1329" w14:textId="77777777" w:rsidR="006805C0" w:rsidRPr="00695D33" w:rsidRDefault="006805C0" w:rsidP="00D82248">
            <w:pPr>
              <w:spacing w:after="0" w:line="240" w:lineRule="auto"/>
              <w:jc w:val="center"/>
              <w:rPr>
                <w:rFonts w:ascii="Montserrat" w:eastAsia="Times New Roman" w:hAnsi="Montserrat" w:cs="Calibri"/>
                <w:color w:val="000000"/>
                <w:kern w:val="0"/>
                <w:sz w:val="16"/>
                <w:szCs w:val="16"/>
                <w14:ligatures w14:val="none"/>
              </w:rPr>
            </w:pPr>
          </w:p>
        </w:tc>
        <w:tc>
          <w:tcPr>
            <w:tcW w:w="714" w:type="pct"/>
            <w:tcBorders>
              <w:top w:val="nil"/>
              <w:left w:val="nil"/>
              <w:bottom w:val="single" w:sz="4" w:space="0" w:color="auto"/>
              <w:right w:val="single" w:sz="4" w:space="0" w:color="auto"/>
            </w:tcBorders>
            <w:vAlign w:val="center"/>
          </w:tcPr>
          <w:p w14:paraId="30BECDAF" w14:textId="77777777" w:rsidR="006805C0" w:rsidRPr="00695D33" w:rsidRDefault="006805C0" w:rsidP="00D82248">
            <w:pPr>
              <w:spacing w:after="0" w:line="240" w:lineRule="auto"/>
              <w:jc w:val="center"/>
              <w:rPr>
                <w:rFonts w:ascii="Montserrat" w:eastAsia="Times New Roman" w:hAnsi="Montserrat" w:cs="Calibri"/>
                <w:color w:val="000000"/>
                <w:kern w:val="0"/>
                <w:sz w:val="16"/>
                <w:szCs w:val="16"/>
                <w14:ligatures w14:val="none"/>
              </w:rPr>
            </w:pPr>
          </w:p>
        </w:tc>
        <w:tc>
          <w:tcPr>
            <w:tcW w:w="714" w:type="pct"/>
            <w:tcBorders>
              <w:top w:val="nil"/>
              <w:left w:val="nil"/>
              <w:bottom w:val="single" w:sz="4" w:space="0" w:color="auto"/>
              <w:right w:val="single" w:sz="4" w:space="0" w:color="auto"/>
            </w:tcBorders>
            <w:noWrap/>
            <w:vAlign w:val="center"/>
          </w:tcPr>
          <w:p w14:paraId="22E5787C" w14:textId="77777777" w:rsidR="006805C0" w:rsidRPr="00695D33" w:rsidRDefault="006805C0" w:rsidP="00D82248">
            <w:pPr>
              <w:spacing w:after="0" w:line="240" w:lineRule="auto"/>
              <w:jc w:val="center"/>
              <w:rPr>
                <w:rFonts w:ascii="Montserrat" w:eastAsia="Times New Roman" w:hAnsi="Montserrat" w:cs="Calibri"/>
                <w:color w:val="000000"/>
                <w:kern w:val="0"/>
                <w14:ligatures w14:val="none"/>
              </w:rPr>
            </w:pPr>
          </w:p>
        </w:tc>
        <w:tc>
          <w:tcPr>
            <w:tcW w:w="712" w:type="pct"/>
            <w:tcBorders>
              <w:top w:val="nil"/>
              <w:left w:val="nil"/>
              <w:bottom w:val="single" w:sz="4" w:space="0" w:color="auto"/>
              <w:right w:val="single" w:sz="4" w:space="0" w:color="auto"/>
            </w:tcBorders>
            <w:noWrap/>
            <w:vAlign w:val="center"/>
          </w:tcPr>
          <w:p w14:paraId="584BF294" w14:textId="77777777" w:rsidR="006805C0" w:rsidRPr="00695D33" w:rsidRDefault="006805C0" w:rsidP="00D82248">
            <w:pPr>
              <w:spacing w:after="0" w:line="240" w:lineRule="auto"/>
              <w:jc w:val="center"/>
              <w:rPr>
                <w:rFonts w:ascii="Montserrat" w:eastAsia="Times New Roman" w:hAnsi="Montserrat" w:cs="Calibri"/>
                <w:color w:val="000000"/>
                <w:kern w:val="0"/>
                <w14:ligatures w14:val="none"/>
              </w:rPr>
            </w:pPr>
          </w:p>
        </w:tc>
      </w:tr>
    </w:tbl>
    <w:p w14:paraId="7E89D56D" w14:textId="77777777" w:rsidR="00833125" w:rsidRPr="00695D33" w:rsidRDefault="00833125" w:rsidP="00D82248">
      <w:pPr>
        <w:spacing w:line="276" w:lineRule="auto"/>
        <w:rPr>
          <w:rFonts w:ascii="Montserrat" w:hAnsi="Montserrat" w:cs="Arial"/>
          <w:b/>
          <w:bCs/>
        </w:rPr>
      </w:pPr>
    </w:p>
    <w:p w14:paraId="5B19C90E" w14:textId="5350987F" w:rsidR="006805C0" w:rsidRPr="00695D33" w:rsidRDefault="006805C0" w:rsidP="00D82248">
      <w:pPr>
        <w:spacing w:line="276" w:lineRule="auto"/>
        <w:rPr>
          <w:rFonts w:ascii="Montserrat" w:hAnsi="Montserrat" w:cs="Arial"/>
          <w:b/>
          <w:bCs/>
        </w:rPr>
      </w:pPr>
      <w:r w:rsidRPr="00695D33">
        <w:rPr>
          <w:rFonts w:ascii="Montserrat" w:hAnsi="Montserrat" w:cs="Arial"/>
          <w:b/>
          <w:bCs/>
        </w:rPr>
        <w:t>Efficience</w:t>
      </w:r>
    </w:p>
    <w:tbl>
      <w:tblPr>
        <w:tblW w:w="5000" w:type="pct"/>
        <w:tblLook w:val="04A0" w:firstRow="1" w:lastRow="0" w:firstColumn="1" w:lastColumn="0" w:noHBand="0" w:noVBand="1"/>
      </w:tblPr>
      <w:tblGrid>
        <w:gridCol w:w="624"/>
        <w:gridCol w:w="875"/>
        <w:gridCol w:w="1160"/>
        <w:gridCol w:w="611"/>
        <w:gridCol w:w="730"/>
        <w:gridCol w:w="730"/>
        <w:gridCol w:w="728"/>
        <w:gridCol w:w="568"/>
        <w:gridCol w:w="578"/>
        <w:gridCol w:w="533"/>
        <w:gridCol w:w="578"/>
        <w:gridCol w:w="740"/>
        <w:gridCol w:w="607"/>
      </w:tblGrid>
      <w:tr w:rsidR="009F422C" w:rsidRPr="00695D33" w14:paraId="0BB79A75" w14:textId="77777777" w:rsidTr="00605278">
        <w:trPr>
          <w:trHeight w:val="290"/>
        </w:trPr>
        <w:tc>
          <w:tcPr>
            <w:tcW w:w="36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0E78A47"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Objectifs</w:t>
            </w:r>
          </w:p>
        </w:tc>
        <w:tc>
          <w:tcPr>
            <w:tcW w:w="381"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DB09585"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Impacts/effets</w:t>
            </w:r>
          </w:p>
        </w:tc>
        <w:tc>
          <w:tcPr>
            <w:tcW w:w="506"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A64CCFB"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Projets/Programmes</w:t>
            </w:r>
          </w:p>
        </w:tc>
        <w:tc>
          <w:tcPr>
            <w:tcW w:w="357"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818A5D5"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Secteurs</w:t>
            </w:r>
          </w:p>
        </w:tc>
        <w:tc>
          <w:tcPr>
            <w:tcW w:w="364"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49E9E65"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Ressources planifiées</w:t>
            </w:r>
          </w:p>
        </w:tc>
        <w:tc>
          <w:tcPr>
            <w:tcW w:w="364"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42F3D24"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Ressources mobilisées</w:t>
            </w:r>
          </w:p>
        </w:tc>
        <w:tc>
          <w:tcPr>
            <w:tcW w:w="364"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3496D9D"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 xml:space="preserve">Indicateurs associés </w:t>
            </w:r>
          </w:p>
        </w:tc>
        <w:tc>
          <w:tcPr>
            <w:tcW w:w="713" w:type="pct"/>
            <w:gridSpan w:val="2"/>
            <w:tcBorders>
              <w:top w:val="single" w:sz="4" w:space="0" w:color="auto"/>
              <w:left w:val="nil"/>
              <w:bottom w:val="single" w:sz="4" w:space="0" w:color="auto"/>
              <w:right w:val="single" w:sz="4" w:space="0" w:color="000000"/>
            </w:tcBorders>
            <w:shd w:val="clear" w:color="000000" w:fill="D9D9D9"/>
            <w:vAlign w:val="center"/>
            <w:hideMark/>
          </w:tcPr>
          <w:p w14:paraId="22FEEA37"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 </w:t>
            </w:r>
          </w:p>
        </w:tc>
        <w:tc>
          <w:tcPr>
            <w:tcW w:w="710" w:type="pct"/>
            <w:gridSpan w:val="2"/>
            <w:tcBorders>
              <w:top w:val="single" w:sz="4" w:space="0" w:color="auto"/>
              <w:left w:val="nil"/>
              <w:bottom w:val="single" w:sz="4" w:space="0" w:color="auto"/>
              <w:right w:val="single" w:sz="4" w:space="0" w:color="000000"/>
            </w:tcBorders>
            <w:shd w:val="clear" w:color="000000" w:fill="D9D9D9"/>
            <w:vAlign w:val="center"/>
            <w:hideMark/>
          </w:tcPr>
          <w:p w14:paraId="286C1314"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 </w:t>
            </w:r>
          </w:p>
        </w:tc>
        <w:tc>
          <w:tcPr>
            <w:tcW w:w="370"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524AA99"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Indice d'efficience</w:t>
            </w:r>
          </w:p>
        </w:tc>
        <w:tc>
          <w:tcPr>
            <w:tcW w:w="503"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AB1A298"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Décision</w:t>
            </w:r>
          </w:p>
        </w:tc>
      </w:tr>
      <w:tr w:rsidR="009F422C" w:rsidRPr="00695D33" w14:paraId="0EDF6550" w14:textId="77777777" w:rsidTr="00605278">
        <w:trPr>
          <w:trHeight w:val="290"/>
        </w:trPr>
        <w:tc>
          <w:tcPr>
            <w:tcW w:w="369" w:type="pct"/>
            <w:vMerge/>
            <w:tcBorders>
              <w:top w:val="single" w:sz="4" w:space="0" w:color="auto"/>
              <w:left w:val="single" w:sz="4" w:space="0" w:color="auto"/>
              <w:bottom w:val="single" w:sz="4" w:space="0" w:color="auto"/>
              <w:right w:val="single" w:sz="4" w:space="0" w:color="auto"/>
            </w:tcBorders>
            <w:vAlign w:val="center"/>
            <w:hideMark/>
          </w:tcPr>
          <w:p w14:paraId="1DAD2A16"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81" w:type="pct"/>
            <w:vMerge/>
            <w:tcBorders>
              <w:top w:val="single" w:sz="4" w:space="0" w:color="auto"/>
              <w:left w:val="single" w:sz="4" w:space="0" w:color="auto"/>
              <w:bottom w:val="single" w:sz="4" w:space="0" w:color="auto"/>
              <w:right w:val="single" w:sz="4" w:space="0" w:color="auto"/>
            </w:tcBorders>
            <w:vAlign w:val="center"/>
            <w:hideMark/>
          </w:tcPr>
          <w:p w14:paraId="17344E95"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506" w:type="pct"/>
            <w:vMerge/>
            <w:tcBorders>
              <w:top w:val="single" w:sz="4" w:space="0" w:color="auto"/>
              <w:left w:val="single" w:sz="4" w:space="0" w:color="auto"/>
              <w:bottom w:val="single" w:sz="4" w:space="0" w:color="auto"/>
              <w:right w:val="single" w:sz="4" w:space="0" w:color="auto"/>
            </w:tcBorders>
            <w:vAlign w:val="center"/>
            <w:hideMark/>
          </w:tcPr>
          <w:p w14:paraId="4CB773A2"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57" w:type="pct"/>
            <w:vMerge/>
            <w:tcBorders>
              <w:top w:val="single" w:sz="4" w:space="0" w:color="auto"/>
              <w:left w:val="single" w:sz="4" w:space="0" w:color="auto"/>
              <w:bottom w:val="single" w:sz="4" w:space="0" w:color="auto"/>
              <w:right w:val="single" w:sz="4" w:space="0" w:color="auto"/>
            </w:tcBorders>
            <w:vAlign w:val="center"/>
            <w:hideMark/>
          </w:tcPr>
          <w:p w14:paraId="34DBEEF6"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64" w:type="pct"/>
            <w:vMerge/>
            <w:tcBorders>
              <w:top w:val="single" w:sz="4" w:space="0" w:color="auto"/>
              <w:left w:val="single" w:sz="4" w:space="0" w:color="auto"/>
              <w:bottom w:val="single" w:sz="4" w:space="0" w:color="auto"/>
              <w:right w:val="single" w:sz="4" w:space="0" w:color="auto"/>
            </w:tcBorders>
            <w:vAlign w:val="center"/>
            <w:hideMark/>
          </w:tcPr>
          <w:p w14:paraId="746B166D"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64" w:type="pct"/>
            <w:vMerge/>
            <w:tcBorders>
              <w:top w:val="single" w:sz="4" w:space="0" w:color="auto"/>
              <w:left w:val="single" w:sz="4" w:space="0" w:color="auto"/>
              <w:bottom w:val="single" w:sz="4" w:space="0" w:color="auto"/>
              <w:right w:val="single" w:sz="4" w:space="0" w:color="auto"/>
            </w:tcBorders>
            <w:vAlign w:val="center"/>
            <w:hideMark/>
          </w:tcPr>
          <w:p w14:paraId="4B48433E"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64" w:type="pct"/>
            <w:vMerge/>
            <w:tcBorders>
              <w:top w:val="single" w:sz="4" w:space="0" w:color="auto"/>
              <w:left w:val="single" w:sz="4" w:space="0" w:color="auto"/>
              <w:bottom w:val="single" w:sz="4" w:space="0" w:color="auto"/>
              <w:right w:val="single" w:sz="4" w:space="0" w:color="auto"/>
            </w:tcBorders>
            <w:vAlign w:val="center"/>
            <w:hideMark/>
          </w:tcPr>
          <w:p w14:paraId="2E486DE0"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56" w:type="pct"/>
            <w:tcBorders>
              <w:top w:val="nil"/>
              <w:left w:val="nil"/>
              <w:bottom w:val="single" w:sz="4" w:space="0" w:color="auto"/>
              <w:right w:val="single" w:sz="4" w:space="0" w:color="auto"/>
            </w:tcBorders>
            <w:shd w:val="clear" w:color="000000" w:fill="D9D9D9"/>
            <w:vAlign w:val="center"/>
            <w:hideMark/>
          </w:tcPr>
          <w:p w14:paraId="2BAC07BD"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Valeur réalisée</w:t>
            </w:r>
          </w:p>
        </w:tc>
        <w:tc>
          <w:tcPr>
            <w:tcW w:w="356" w:type="pct"/>
            <w:tcBorders>
              <w:top w:val="nil"/>
              <w:left w:val="nil"/>
              <w:bottom w:val="single" w:sz="4" w:space="0" w:color="auto"/>
              <w:right w:val="single" w:sz="4" w:space="0" w:color="auto"/>
            </w:tcBorders>
            <w:shd w:val="clear" w:color="000000" w:fill="D9D9D9"/>
            <w:vAlign w:val="center"/>
            <w:hideMark/>
          </w:tcPr>
          <w:p w14:paraId="01B19D94"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Cout Unitaire</w:t>
            </w:r>
          </w:p>
        </w:tc>
        <w:tc>
          <w:tcPr>
            <w:tcW w:w="354" w:type="pct"/>
            <w:tcBorders>
              <w:top w:val="nil"/>
              <w:left w:val="nil"/>
              <w:bottom w:val="single" w:sz="4" w:space="0" w:color="auto"/>
              <w:right w:val="single" w:sz="4" w:space="0" w:color="auto"/>
            </w:tcBorders>
            <w:shd w:val="clear" w:color="000000" w:fill="D9D9D9"/>
            <w:vAlign w:val="center"/>
            <w:hideMark/>
          </w:tcPr>
          <w:p w14:paraId="15F6E7EC"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Valeur prévue</w:t>
            </w:r>
          </w:p>
        </w:tc>
        <w:tc>
          <w:tcPr>
            <w:tcW w:w="356" w:type="pct"/>
            <w:tcBorders>
              <w:top w:val="nil"/>
              <w:left w:val="nil"/>
              <w:bottom w:val="single" w:sz="4" w:space="0" w:color="auto"/>
              <w:right w:val="single" w:sz="4" w:space="0" w:color="auto"/>
            </w:tcBorders>
            <w:shd w:val="clear" w:color="000000" w:fill="D9D9D9"/>
            <w:vAlign w:val="center"/>
            <w:hideMark/>
          </w:tcPr>
          <w:p w14:paraId="3C2C0235"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Cout Unitaire</w:t>
            </w:r>
          </w:p>
        </w:tc>
        <w:tc>
          <w:tcPr>
            <w:tcW w:w="370" w:type="pct"/>
            <w:vMerge/>
            <w:tcBorders>
              <w:top w:val="single" w:sz="4" w:space="0" w:color="auto"/>
              <w:left w:val="single" w:sz="4" w:space="0" w:color="auto"/>
              <w:bottom w:val="single" w:sz="4" w:space="0" w:color="auto"/>
              <w:right w:val="single" w:sz="4" w:space="0" w:color="auto"/>
            </w:tcBorders>
            <w:vAlign w:val="center"/>
            <w:hideMark/>
          </w:tcPr>
          <w:p w14:paraId="7F5D81F1"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503" w:type="pct"/>
            <w:vMerge/>
            <w:tcBorders>
              <w:top w:val="single" w:sz="4" w:space="0" w:color="auto"/>
              <w:left w:val="single" w:sz="4" w:space="0" w:color="auto"/>
              <w:bottom w:val="single" w:sz="4" w:space="0" w:color="auto"/>
              <w:right w:val="single" w:sz="4" w:space="0" w:color="auto"/>
            </w:tcBorders>
            <w:vAlign w:val="center"/>
            <w:hideMark/>
          </w:tcPr>
          <w:p w14:paraId="414F00D3"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r>
      <w:tr w:rsidR="009F422C" w:rsidRPr="00695D33" w14:paraId="05F4E264" w14:textId="77777777" w:rsidTr="00605278">
        <w:trPr>
          <w:trHeight w:val="290"/>
        </w:trPr>
        <w:tc>
          <w:tcPr>
            <w:tcW w:w="369" w:type="pct"/>
            <w:tcBorders>
              <w:top w:val="nil"/>
              <w:left w:val="single" w:sz="4" w:space="0" w:color="auto"/>
              <w:bottom w:val="single" w:sz="4" w:space="0" w:color="auto"/>
              <w:right w:val="single" w:sz="4" w:space="0" w:color="auto"/>
            </w:tcBorders>
            <w:vAlign w:val="center"/>
          </w:tcPr>
          <w:p w14:paraId="24619CB1" w14:textId="62E52F8E" w:rsidR="009F422C" w:rsidRPr="00695D33" w:rsidRDefault="009F422C" w:rsidP="009F422C">
            <w:pPr>
              <w:spacing w:after="0" w:line="240" w:lineRule="auto"/>
              <w:rPr>
                <w:rFonts w:ascii="Montserrat" w:eastAsia="Times New Roman" w:hAnsi="Montserrat" w:cs="Calibri"/>
                <w:color w:val="000000"/>
                <w:kern w:val="0"/>
                <w:sz w:val="16"/>
                <w:szCs w:val="16"/>
                <w14:ligatures w14:val="none"/>
              </w:rPr>
            </w:pPr>
          </w:p>
        </w:tc>
        <w:tc>
          <w:tcPr>
            <w:tcW w:w="381" w:type="pct"/>
            <w:tcBorders>
              <w:top w:val="nil"/>
              <w:left w:val="single" w:sz="4" w:space="0" w:color="auto"/>
              <w:bottom w:val="single" w:sz="4" w:space="0" w:color="auto"/>
              <w:right w:val="single" w:sz="4" w:space="0" w:color="auto"/>
            </w:tcBorders>
            <w:vAlign w:val="center"/>
          </w:tcPr>
          <w:p w14:paraId="4FC4F822" w14:textId="641DB63D" w:rsidR="009F422C" w:rsidRPr="00695D33" w:rsidRDefault="009F422C" w:rsidP="009F422C">
            <w:pPr>
              <w:spacing w:after="0" w:line="240" w:lineRule="auto"/>
              <w:rPr>
                <w:rFonts w:ascii="Montserrat" w:eastAsia="Times New Roman" w:hAnsi="Montserrat" w:cs="Calibri"/>
                <w:color w:val="000000"/>
                <w:kern w:val="0"/>
                <w:sz w:val="16"/>
                <w:szCs w:val="16"/>
                <w14:ligatures w14:val="none"/>
              </w:rPr>
            </w:pPr>
          </w:p>
        </w:tc>
        <w:tc>
          <w:tcPr>
            <w:tcW w:w="506" w:type="pct"/>
            <w:tcBorders>
              <w:top w:val="nil"/>
              <w:left w:val="nil"/>
              <w:bottom w:val="single" w:sz="4" w:space="0" w:color="auto"/>
              <w:right w:val="single" w:sz="4" w:space="0" w:color="auto"/>
            </w:tcBorders>
            <w:vAlign w:val="center"/>
          </w:tcPr>
          <w:p w14:paraId="52701547"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7" w:type="pct"/>
            <w:tcBorders>
              <w:top w:val="nil"/>
              <w:left w:val="nil"/>
              <w:bottom w:val="single" w:sz="4" w:space="0" w:color="auto"/>
              <w:right w:val="single" w:sz="4" w:space="0" w:color="auto"/>
            </w:tcBorders>
            <w:vAlign w:val="center"/>
          </w:tcPr>
          <w:p w14:paraId="30ED3855"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64" w:type="pct"/>
            <w:tcBorders>
              <w:top w:val="nil"/>
              <w:left w:val="nil"/>
              <w:bottom w:val="single" w:sz="4" w:space="0" w:color="auto"/>
              <w:right w:val="single" w:sz="4" w:space="0" w:color="auto"/>
            </w:tcBorders>
            <w:vAlign w:val="center"/>
          </w:tcPr>
          <w:p w14:paraId="1796F22B"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64" w:type="pct"/>
            <w:tcBorders>
              <w:top w:val="nil"/>
              <w:left w:val="nil"/>
              <w:bottom w:val="single" w:sz="4" w:space="0" w:color="auto"/>
              <w:right w:val="single" w:sz="4" w:space="0" w:color="auto"/>
            </w:tcBorders>
            <w:vAlign w:val="center"/>
          </w:tcPr>
          <w:p w14:paraId="14D51492"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64" w:type="pct"/>
            <w:tcBorders>
              <w:top w:val="nil"/>
              <w:left w:val="nil"/>
              <w:bottom w:val="single" w:sz="4" w:space="0" w:color="auto"/>
              <w:right w:val="single" w:sz="4" w:space="0" w:color="auto"/>
            </w:tcBorders>
            <w:vAlign w:val="center"/>
          </w:tcPr>
          <w:p w14:paraId="4D82DA50"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6" w:type="pct"/>
            <w:tcBorders>
              <w:top w:val="nil"/>
              <w:left w:val="nil"/>
              <w:bottom w:val="single" w:sz="4" w:space="0" w:color="auto"/>
              <w:right w:val="single" w:sz="4" w:space="0" w:color="auto"/>
            </w:tcBorders>
            <w:vAlign w:val="center"/>
          </w:tcPr>
          <w:p w14:paraId="2FFE0E86"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6" w:type="pct"/>
            <w:tcBorders>
              <w:top w:val="nil"/>
              <w:left w:val="nil"/>
              <w:bottom w:val="single" w:sz="4" w:space="0" w:color="auto"/>
              <w:right w:val="single" w:sz="4" w:space="0" w:color="auto"/>
            </w:tcBorders>
            <w:vAlign w:val="center"/>
          </w:tcPr>
          <w:p w14:paraId="407FEDE4"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4" w:type="pct"/>
            <w:tcBorders>
              <w:top w:val="nil"/>
              <w:left w:val="nil"/>
              <w:bottom w:val="single" w:sz="4" w:space="0" w:color="auto"/>
              <w:right w:val="single" w:sz="4" w:space="0" w:color="auto"/>
            </w:tcBorders>
            <w:vAlign w:val="center"/>
          </w:tcPr>
          <w:p w14:paraId="06D61B0C"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6" w:type="pct"/>
            <w:tcBorders>
              <w:top w:val="nil"/>
              <w:left w:val="nil"/>
              <w:bottom w:val="single" w:sz="4" w:space="0" w:color="auto"/>
              <w:right w:val="single" w:sz="4" w:space="0" w:color="auto"/>
            </w:tcBorders>
            <w:vAlign w:val="center"/>
          </w:tcPr>
          <w:p w14:paraId="5ED85F51" w14:textId="77777777" w:rsidR="009F422C" w:rsidRPr="00695D33" w:rsidRDefault="009F422C" w:rsidP="009F422C">
            <w:pPr>
              <w:spacing w:after="0" w:line="240" w:lineRule="auto"/>
              <w:rPr>
                <w:rFonts w:ascii="Montserrat" w:eastAsia="Times New Roman" w:hAnsi="Montserrat" w:cs="Calibri"/>
                <w:color w:val="000000"/>
                <w:kern w:val="0"/>
                <w:sz w:val="16"/>
                <w:szCs w:val="16"/>
                <w14:ligatures w14:val="none"/>
              </w:rPr>
            </w:pPr>
          </w:p>
        </w:tc>
        <w:tc>
          <w:tcPr>
            <w:tcW w:w="370" w:type="pct"/>
            <w:tcBorders>
              <w:top w:val="nil"/>
              <w:left w:val="nil"/>
              <w:bottom w:val="single" w:sz="4" w:space="0" w:color="auto"/>
              <w:right w:val="single" w:sz="4" w:space="0" w:color="auto"/>
            </w:tcBorders>
            <w:noWrap/>
            <w:vAlign w:val="center"/>
          </w:tcPr>
          <w:p w14:paraId="2DCD9CF7" w14:textId="77777777" w:rsidR="009F422C" w:rsidRPr="00695D33" w:rsidRDefault="009F422C" w:rsidP="009F422C">
            <w:pPr>
              <w:spacing w:after="0" w:line="240" w:lineRule="auto"/>
              <w:jc w:val="center"/>
              <w:rPr>
                <w:rFonts w:ascii="Montserrat" w:eastAsia="Times New Roman" w:hAnsi="Montserrat" w:cs="Calibri"/>
                <w:color w:val="000000"/>
                <w:kern w:val="0"/>
                <w14:ligatures w14:val="none"/>
              </w:rPr>
            </w:pPr>
          </w:p>
        </w:tc>
        <w:tc>
          <w:tcPr>
            <w:tcW w:w="503" w:type="pct"/>
            <w:tcBorders>
              <w:top w:val="nil"/>
              <w:left w:val="nil"/>
              <w:bottom w:val="single" w:sz="4" w:space="0" w:color="auto"/>
              <w:right w:val="single" w:sz="4" w:space="0" w:color="auto"/>
            </w:tcBorders>
            <w:noWrap/>
            <w:vAlign w:val="center"/>
          </w:tcPr>
          <w:p w14:paraId="440B70D8" w14:textId="77777777" w:rsidR="009F422C" w:rsidRPr="00695D33" w:rsidRDefault="009F422C" w:rsidP="009F422C">
            <w:pPr>
              <w:spacing w:after="0" w:line="240" w:lineRule="auto"/>
              <w:jc w:val="center"/>
              <w:rPr>
                <w:rFonts w:ascii="Montserrat" w:eastAsia="Times New Roman" w:hAnsi="Montserrat" w:cs="Calibri"/>
                <w:color w:val="000000"/>
                <w:kern w:val="0"/>
                <w14:ligatures w14:val="none"/>
              </w:rPr>
            </w:pPr>
          </w:p>
        </w:tc>
      </w:tr>
    </w:tbl>
    <w:p w14:paraId="5D5B6372" w14:textId="77777777" w:rsidR="006964A9" w:rsidRPr="00695D33" w:rsidRDefault="006964A9" w:rsidP="00D82248">
      <w:pPr>
        <w:spacing w:line="276" w:lineRule="auto"/>
        <w:rPr>
          <w:rFonts w:ascii="Montserrat" w:hAnsi="Montserrat" w:cs="Arial"/>
          <w:b/>
          <w:bCs/>
        </w:rPr>
      </w:pPr>
    </w:p>
    <w:p w14:paraId="4CDABFB1" w14:textId="3FC0AA8B" w:rsidR="006964A9" w:rsidRPr="00695D33" w:rsidRDefault="006964A9" w:rsidP="00D82248">
      <w:pPr>
        <w:spacing w:line="276" w:lineRule="auto"/>
        <w:rPr>
          <w:rFonts w:ascii="Montserrat" w:hAnsi="Montserrat" w:cs="Arial"/>
          <w:b/>
          <w:bCs/>
        </w:rPr>
      </w:pPr>
      <w:r w:rsidRPr="00695D33">
        <w:rPr>
          <w:rFonts w:ascii="Montserrat" w:hAnsi="Montserrat" w:cs="Arial"/>
          <w:b/>
          <w:bCs/>
        </w:rPr>
        <w:t>Effet/ Impact</w:t>
      </w:r>
    </w:p>
    <w:tbl>
      <w:tblPr>
        <w:tblW w:w="5000" w:type="pct"/>
        <w:tblLook w:val="04A0" w:firstRow="1" w:lastRow="0" w:firstColumn="1" w:lastColumn="0" w:noHBand="0" w:noVBand="1"/>
      </w:tblPr>
      <w:tblGrid>
        <w:gridCol w:w="1715"/>
        <w:gridCol w:w="1216"/>
        <w:gridCol w:w="1194"/>
        <w:gridCol w:w="1540"/>
        <w:gridCol w:w="714"/>
        <w:gridCol w:w="1467"/>
        <w:gridCol w:w="1216"/>
      </w:tblGrid>
      <w:tr w:rsidR="006964A9" w:rsidRPr="00C541AD" w14:paraId="7AC1779E" w14:textId="77777777" w:rsidTr="00605278">
        <w:trPr>
          <w:trHeight w:val="290"/>
        </w:trPr>
        <w:tc>
          <w:tcPr>
            <w:tcW w:w="881" w:type="pct"/>
            <w:vMerge w:val="restart"/>
            <w:tcBorders>
              <w:top w:val="single" w:sz="4" w:space="0" w:color="auto"/>
              <w:left w:val="single" w:sz="4" w:space="0" w:color="auto"/>
              <w:bottom w:val="single" w:sz="4" w:space="0" w:color="auto"/>
              <w:right w:val="single" w:sz="4" w:space="0" w:color="auto"/>
            </w:tcBorders>
            <w:shd w:val="clear" w:color="000000" w:fill="E2EFD9"/>
            <w:noWrap/>
            <w:vAlign w:val="center"/>
            <w:hideMark/>
          </w:tcPr>
          <w:p w14:paraId="647ADBAC" w14:textId="1E9EAC48"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Caractéristiques</w:t>
            </w:r>
          </w:p>
        </w:tc>
        <w:tc>
          <w:tcPr>
            <w:tcW w:w="1249" w:type="pct"/>
            <w:gridSpan w:val="2"/>
            <w:vMerge w:val="restart"/>
            <w:tcBorders>
              <w:top w:val="single" w:sz="4" w:space="0" w:color="auto"/>
              <w:left w:val="single" w:sz="4" w:space="0" w:color="auto"/>
              <w:bottom w:val="single" w:sz="4" w:space="0" w:color="auto"/>
              <w:right w:val="single" w:sz="4" w:space="0" w:color="auto"/>
            </w:tcBorders>
            <w:shd w:val="clear" w:color="000000" w:fill="E2EFD9"/>
            <w:noWrap/>
            <w:vAlign w:val="center"/>
            <w:hideMark/>
          </w:tcPr>
          <w:p w14:paraId="584A51F0"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Mesure</w:t>
            </w:r>
          </w:p>
        </w:tc>
        <w:tc>
          <w:tcPr>
            <w:tcW w:w="784" w:type="pct"/>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36365914"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Effets/impacts</w:t>
            </w:r>
          </w:p>
        </w:tc>
        <w:tc>
          <w:tcPr>
            <w:tcW w:w="687" w:type="pct"/>
            <w:tcBorders>
              <w:top w:val="single" w:sz="4" w:space="0" w:color="auto"/>
              <w:left w:val="nil"/>
              <w:bottom w:val="single" w:sz="4" w:space="0" w:color="auto"/>
              <w:right w:val="single" w:sz="4" w:space="0" w:color="auto"/>
            </w:tcBorders>
            <w:shd w:val="clear" w:color="000000" w:fill="E2EFD9"/>
            <w:vAlign w:val="center"/>
            <w:hideMark/>
          </w:tcPr>
          <w:p w14:paraId="5E041587"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P value</w:t>
            </w:r>
          </w:p>
        </w:tc>
        <w:tc>
          <w:tcPr>
            <w:tcW w:w="751" w:type="pct"/>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5DBABDE6"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Significativité</w:t>
            </w:r>
          </w:p>
        </w:tc>
        <w:tc>
          <w:tcPr>
            <w:tcW w:w="648" w:type="pct"/>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601402EF"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Conclusion</w:t>
            </w:r>
          </w:p>
        </w:tc>
      </w:tr>
      <w:tr w:rsidR="006964A9" w:rsidRPr="00C541AD" w14:paraId="2665C50B" w14:textId="77777777" w:rsidTr="00605278">
        <w:trPr>
          <w:trHeight w:val="290"/>
        </w:trPr>
        <w:tc>
          <w:tcPr>
            <w:tcW w:w="881" w:type="pct"/>
            <w:vMerge/>
            <w:tcBorders>
              <w:top w:val="single" w:sz="4" w:space="0" w:color="auto"/>
              <w:left w:val="single" w:sz="4" w:space="0" w:color="auto"/>
              <w:bottom w:val="single" w:sz="4" w:space="0" w:color="auto"/>
              <w:right w:val="single" w:sz="4" w:space="0" w:color="auto"/>
            </w:tcBorders>
            <w:vAlign w:val="center"/>
            <w:hideMark/>
          </w:tcPr>
          <w:p w14:paraId="6B16DEB5"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1249" w:type="pct"/>
            <w:gridSpan w:val="2"/>
            <w:vMerge/>
            <w:tcBorders>
              <w:top w:val="single" w:sz="4" w:space="0" w:color="auto"/>
              <w:left w:val="single" w:sz="4" w:space="0" w:color="auto"/>
              <w:bottom w:val="single" w:sz="4" w:space="0" w:color="auto"/>
              <w:right w:val="single" w:sz="4" w:space="0" w:color="auto"/>
            </w:tcBorders>
            <w:vAlign w:val="center"/>
            <w:hideMark/>
          </w:tcPr>
          <w:p w14:paraId="676ABEC3"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784" w:type="pct"/>
            <w:vMerge/>
            <w:tcBorders>
              <w:top w:val="single" w:sz="4" w:space="0" w:color="auto"/>
              <w:left w:val="single" w:sz="4" w:space="0" w:color="auto"/>
              <w:bottom w:val="single" w:sz="4" w:space="0" w:color="auto"/>
              <w:right w:val="single" w:sz="4" w:space="0" w:color="auto"/>
            </w:tcBorders>
            <w:vAlign w:val="center"/>
            <w:hideMark/>
          </w:tcPr>
          <w:p w14:paraId="0525262B"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687" w:type="pct"/>
            <w:tcBorders>
              <w:top w:val="nil"/>
              <w:left w:val="nil"/>
              <w:bottom w:val="single" w:sz="4" w:space="0" w:color="auto"/>
              <w:right w:val="single" w:sz="4" w:space="0" w:color="auto"/>
            </w:tcBorders>
            <w:shd w:val="clear" w:color="000000" w:fill="E2EFD9"/>
            <w:vAlign w:val="center"/>
            <w:hideMark/>
          </w:tcPr>
          <w:p w14:paraId="7D36059A"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t test</w:t>
            </w:r>
          </w:p>
        </w:tc>
        <w:tc>
          <w:tcPr>
            <w:tcW w:w="751" w:type="pct"/>
            <w:vMerge/>
            <w:tcBorders>
              <w:top w:val="single" w:sz="4" w:space="0" w:color="auto"/>
              <w:left w:val="single" w:sz="4" w:space="0" w:color="auto"/>
              <w:bottom w:val="single" w:sz="4" w:space="0" w:color="auto"/>
              <w:right w:val="single" w:sz="4" w:space="0" w:color="auto"/>
            </w:tcBorders>
            <w:vAlign w:val="center"/>
            <w:hideMark/>
          </w:tcPr>
          <w:p w14:paraId="1C81D7D0"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648" w:type="pct"/>
            <w:vMerge/>
            <w:tcBorders>
              <w:top w:val="single" w:sz="4" w:space="0" w:color="auto"/>
              <w:left w:val="single" w:sz="4" w:space="0" w:color="auto"/>
              <w:bottom w:val="single" w:sz="4" w:space="0" w:color="auto"/>
              <w:right w:val="single" w:sz="4" w:space="0" w:color="auto"/>
            </w:tcBorders>
            <w:vAlign w:val="center"/>
            <w:hideMark/>
          </w:tcPr>
          <w:p w14:paraId="3C410B92"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r>
      <w:tr w:rsidR="006964A9" w:rsidRPr="00C541AD" w14:paraId="752542CD" w14:textId="77777777" w:rsidTr="00605278">
        <w:trPr>
          <w:trHeight w:val="290"/>
        </w:trPr>
        <w:tc>
          <w:tcPr>
            <w:tcW w:w="881" w:type="pct"/>
            <w:vMerge/>
            <w:tcBorders>
              <w:top w:val="single" w:sz="4" w:space="0" w:color="auto"/>
              <w:left w:val="single" w:sz="4" w:space="0" w:color="auto"/>
              <w:bottom w:val="single" w:sz="4" w:space="0" w:color="auto"/>
              <w:right w:val="single" w:sz="4" w:space="0" w:color="auto"/>
            </w:tcBorders>
            <w:vAlign w:val="center"/>
            <w:hideMark/>
          </w:tcPr>
          <w:p w14:paraId="29450B24"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622" w:type="pct"/>
            <w:tcBorders>
              <w:top w:val="nil"/>
              <w:left w:val="nil"/>
              <w:bottom w:val="single" w:sz="4" w:space="0" w:color="auto"/>
              <w:right w:val="single" w:sz="4" w:space="0" w:color="auto"/>
            </w:tcBorders>
            <w:shd w:val="clear" w:color="000000" w:fill="E2EFD9"/>
            <w:noWrap/>
            <w:vAlign w:val="center"/>
            <w:hideMark/>
          </w:tcPr>
          <w:p w14:paraId="58C93D3E" w14:textId="64CBE438"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Avant P</w:t>
            </w:r>
            <w:r w:rsidR="007B73E4">
              <w:rPr>
                <w:rFonts w:ascii="Montserrat" w:eastAsia="Times New Roman" w:hAnsi="Montserrat" w:cs="Arial"/>
                <w:b/>
                <w:i/>
                <w:color w:val="000000"/>
                <w:kern w:val="0"/>
                <w:sz w:val="18"/>
                <w:szCs w:val="18"/>
                <w14:ligatures w14:val="none"/>
              </w:rPr>
              <w:t>SIE</w:t>
            </w:r>
          </w:p>
        </w:tc>
        <w:tc>
          <w:tcPr>
            <w:tcW w:w="627" w:type="pct"/>
            <w:tcBorders>
              <w:top w:val="nil"/>
              <w:left w:val="nil"/>
              <w:bottom w:val="single" w:sz="4" w:space="0" w:color="auto"/>
              <w:right w:val="single" w:sz="4" w:space="0" w:color="auto"/>
            </w:tcBorders>
            <w:shd w:val="clear" w:color="000000" w:fill="E2EFD9"/>
            <w:noWrap/>
            <w:vAlign w:val="center"/>
            <w:hideMark/>
          </w:tcPr>
          <w:p w14:paraId="3B3F5335" w14:textId="5DAD2084"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Après P</w:t>
            </w:r>
            <w:r w:rsidR="007B73E4">
              <w:rPr>
                <w:rFonts w:ascii="Montserrat" w:eastAsia="Times New Roman" w:hAnsi="Montserrat" w:cs="Arial"/>
                <w:b/>
                <w:i/>
                <w:color w:val="000000"/>
                <w:kern w:val="0"/>
                <w:sz w:val="18"/>
                <w:szCs w:val="18"/>
                <w14:ligatures w14:val="none"/>
              </w:rPr>
              <w:t>SIE</w:t>
            </w:r>
          </w:p>
        </w:tc>
        <w:tc>
          <w:tcPr>
            <w:tcW w:w="784" w:type="pct"/>
            <w:tcBorders>
              <w:top w:val="single" w:sz="4" w:space="0" w:color="auto"/>
              <w:left w:val="nil"/>
              <w:bottom w:val="single" w:sz="4" w:space="0" w:color="auto"/>
              <w:right w:val="single" w:sz="4" w:space="0" w:color="auto"/>
            </w:tcBorders>
            <w:shd w:val="clear" w:color="000000" w:fill="E2EFD9"/>
            <w:vAlign w:val="center"/>
            <w:hideMark/>
          </w:tcPr>
          <w:p w14:paraId="0767F060"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 </w:t>
            </w:r>
          </w:p>
        </w:tc>
        <w:tc>
          <w:tcPr>
            <w:tcW w:w="687" w:type="pct"/>
            <w:tcBorders>
              <w:top w:val="nil"/>
              <w:left w:val="nil"/>
              <w:bottom w:val="single" w:sz="4" w:space="0" w:color="auto"/>
              <w:right w:val="single" w:sz="4" w:space="0" w:color="auto"/>
            </w:tcBorders>
            <w:shd w:val="clear" w:color="000000" w:fill="E2EFD9"/>
            <w:vAlign w:val="center"/>
            <w:hideMark/>
          </w:tcPr>
          <w:p w14:paraId="397D375E"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 </w:t>
            </w:r>
          </w:p>
        </w:tc>
        <w:tc>
          <w:tcPr>
            <w:tcW w:w="751" w:type="pct"/>
            <w:tcBorders>
              <w:top w:val="nil"/>
              <w:left w:val="nil"/>
              <w:bottom w:val="single" w:sz="4" w:space="0" w:color="auto"/>
              <w:right w:val="single" w:sz="4" w:space="0" w:color="auto"/>
            </w:tcBorders>
            <w:shd w:val="clear" w:color="000000" w:fill="E2EFD9"/>
            <w:vAlign w:val="center"/>
            <w:hideMark/>
          </w:tcPr>
          <w:p w14:paraId="13C1D63C"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 </w:t>
            </w:r>
          </w:p>
        </w:tc>
        <w:tc>
          <w:tcPr>
            <w:tcW w:w="648" w:type="pct"/>
            <w:tcBorders>
              <w:top w:val="nil"/>
              <w:left w:val="nil"/>
              <w:bottom w:val="single" w:sz="4" w:space="0" w:color="auto"/>
              <w:right w:val="single" w:sz="4" w:space="0" w:color="auto"/>
            </w:tcBorders>
            <w:shd w:val="clear" w:color="000000" w:fill="E2EFD9"/>
            <w:vAlign w:val="center"/>
            <w:hideMark/>
          </w:tcPr>
          <w:p w14:paraId="0E448169"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 </w:t>
            </w:r>
          </w:p>
        </w:tc>
      </w:tr>
      <w:tr w:rsidR="006964A9" w:rsidRPr="00C541AD" w14:paraId="3D7BE53C" w14:textId="77777777" w:rsidTr="00605278">
        <w:trPr>
          <w:trHeight w:val="290"/>
        </w:trPr>
        <w:tc>
          <w:tcPr>
            <w:tcW w:w="881" w:type="pct"/>
            <w:tcBorders>
              <w:top w:val="nil"/>
              <w:left w:val="single" w:sz="4" w:space="0" w:color="auto"/>
              <w:bottom w:val="single" w:sz="4" w:space="0" w:color="auto"/>
              <w:right w:val="single" w:sz="4" w:space="0" w:color="auto"/>
            </w:tcBorders>
            <w:noWrap/>
            <w:vAlign w:val="center"/>
          </w:tcPr>
          <w:p w14:paraId="1E854D6E" w14:textId="16B64722"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22" w:type="pct"/>
            <w:tcBorders>
              <w:top w:val="nil"/>
              <w:left w:val="nil"/>
              <w:bottom w:val="single" w:sz="4" w:space="0" w:color="auto"/>
              <w:right w:val="single" w:sz="4" w:space="0" w:color="auto"/>
            </w:tcBorders>
            <w:noWrap/>
            <w:vAlign w:val="center"/>
          </w:tcPr>
          <w:p w14:paraId="7AF84535" w14:textId="104DE0D0"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27" w:type="pct"/>
            <w:tcBorders>
              <w:top w:val="nil"/>
              <w:left w:val="nil"/>
              <w:bottom w:val="single" w:sz="4" w:space="0" w:color="auto"/>
              <w:right w:val="single" w:sz="4" w:space="0" w:color="auto"/>
            </w:tcBorders>
            <w:noWrap/>
            <w:vAlign w:val="center"/>
          </w:tcPr>
          <w:p w14:paraId="2183F0B3" w14:textId="30C4FDEB"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784" w:type="pct"/>
            <w:vMerge w:val="restart"/>
            <w:tcBorders>
              <w:top w:val="single" w:sz="4" w:space="0" w:color="auto"/>
              <w:left w:val="single" w:sz="4" w:space="0" w:color="auto"/>
              <w:bottom w:val="single" w:sz="4" w:space="0" w:color="auto"/>
              <w:right w:val="single" w:sz="4" w:space="0" w:color="auto"/>
            </w:tcBorders>
            <w:vAlign w:val="center"/>
          </w:tcPr>
          <w:p w14:paraId="5DB5D2F9" w14:textId="5A45546F" w:rsidR="006964A9" w:rsidRPr="00C541AD" w:rsidRDefault="006964A9" w:rsidP="006964A9">
            <w:pPr>
              <w:spacing w:after="0" w:line="240" w:lineRule="auto"/>
              <w:jc w:val="center"/>
              <w:rPr>
                <w:rFonts w:ascii="Montserrat" w:eastAsia="Times New Roman" w:hAnsi="Montserrat" w:cs="Arial"/>
                <w:b/>
                <w:i/>
                <w:color w:val="FF0000"/>
                <w:kern w:val="0"/>
                <w:sz w:val="18"/>
                <w:szCs w:val="18"/>
                <w14:ligatures w14:val="none"/>
              </w:rPr>
            </w:pPr>
          </w:p>
        </w:tc>
        <w:tc>
          <w:tcPr>
            <w:tcW w:w="687" w:type="pct"/>
            <w:vMerge w:val="restart"/>
            <w:tcBorders>
              <w:top w:val="nil"/>
              <w:left w:val="single" w:sz="4" w:space="0" w:color="auto"/>
              <w:bottom w:val="single" w:sz="4" w:space="0" w:color="auto"/>
              <w:right w:val="single" w:sz="4" w:space="0" w:color="auto"/>
            </w:tcBorders>
            <w:vAlign w:val="center"/>
          </w:tcPr>
          <w:p w14:paraId="236B9365" w14:textId="246BE538"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751" w:type="pct"/>
            <w:vMerge w:val="restart"/>
            <w:tcBorders>
              <w:top w:val="nil"/>
              <w:left w:val="single" w:sz="4" w:space="0" w:color="auto"/>
              <w:bottom w:val="single" w:sz="4" w:space="0" w:color="auto"/>
              <w:right w:val="single" w:sz="4" w:space="0" w:color="auto"/>
            </w:tcBorders>
            <w:vAlign w:val="center"/>
          </w:tcPr>
          <w:p w14:paraId="7102439C" w14:textId="67683952"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48" w:type="pct"/>
            <w:vMerge w:val="restart"/>
            <w:tcBorders>
              <w:top w:val="nil"/>
              <w:left w:val="single" w:sz="4" w:space="0" w:color="auto"/>
              <w:bottom w:val="single" w:sz="4" w:space="0" w:color="auto"/>
              <w:right w:val="single" w:sz="4" w:space="0" w:color="auto"/>
            </w:tcBorders>
            <w:vAlign w:val="center"/>
          </w:tcPr>
          <w:p w14:paraId="7EE8A12B" w14:textId="4D5C424C"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r>
      <w:tr w:rsidR="006964A9" w:rsidRPr="00C541AD" w14:paraId="49BC2FD1" w14:textId="77777777" w:rsidTr="00605278">
        <w:trPr>
          <w:trHeight w:val="50"/>
        </w:trPr>
        <w:tc>
          <w:tcPr>
            <w:tcW w:w="881" w:type="pct"/>
            <w:tcBorders>
              <w:top w:val="nil"/>
              <w:left w:val="single" w:sz="4" w:space="0" w:color="auto"/>
              <w:bottom w:val="single" w:sz="4" w:space="0" w:color="auto"/>
              <w:right w:val="single" w:sz="4" w:space="0" w:color="auto"/>
            </w:tcBorders>
            <w:noWrap/>
            <w:vAlign w:val="center"/>
          </w:tcPr>
          <w:p w14:paraId="5515F6F4" w14:textId="7A6C1CB1"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22" w:type="pct"/>
            <w:tcBorders>
              <w:top w:val="nil"/>
              <w:left w:val="nil"/>
              <w:bottom w:val="single" w:sz="4" w:space="0" w:color="auto"/>
              <w:right w:val="single" w:sz="4" w:space="0" w:color="auto"/>
            </w:tcBorders>
            <w:noWrap/>
            <w:vAlign w:val="center"/>
          </w:tcPr>
          <w:p w14:paraId="46AFC568" w14:textId="77A119EA"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27" w:type="pct"/>
            <w:tcBorders>
              <w:top w:val="nil"/>
              <w:left w:val="nil"/>
              <w:bottom w:val="single" w:sz="4" w:space="0" w:color="auto"/>
              <w:right w:val="single" w:sz="4" w:space="0" w:color="auto"/>
            </w:tcBorders>
            <w:noWrap/>
            <w:vAlign w:val="center"/>
          </w:tcPr>
          <w:p w14:paraId="60350DA8" w14:textId="69D3A656"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784" w:type="pct"/>
            <w:vMerge/>
            <w:tcBorders>
              <w:top w:val="nil"/>
              <w:left w:val="nil"/>
              <w:bottom w:val="single" w:sz="4" w:space="0" w:color="auto"/>
              <w:right w:val="single" w:sz="4" w:space="0" w:color="auto"/>
            </w:tcBorders>
            <w:vAlign w:val="center"/>
          </w:tcPr>
          <w:p w14:paraId="6E59CEEE" w14:textId="77777777" w:rsidR="006964A9" w:rsidRPr="00C541AD" w:rsidRDefault="006964A9" w:rsidP="006964A9">
            <w:pPr>
              <w:spacing w:after="0" w:line="240" w:lineRule="auto"/>
              <w:rPr>
                <w:rFonts w:ascii="Montserrat" w:eastAsia="Times New Roman" w:hAnsi="Montserrat" w:cs="Arial"/>
                <w:b/>
                <w:i/>
                <w:color w:val="FF0000"/>
                <w:kern w:val="0"/>
                <w:sz w:val="18"/>
                <w:szCs w:val="18"/>
                <w14:ligatures w14:val="none"/>
              </w:rPr>
            </w:pPr>
          </w:p>
        </w:tc>
        <w:tc>
          <w:tcPr>
            <w:tcW w:w="687" w:type="pct"/>
            <w:vMerge/>
            <w:tcBorders>
              <w:top w:val="nil"/>
              <w:left w:val="single" w:sz="4" w:space="0" w:color="auto"/>
              <w:bottom w:val="single" w:sz="4" w:space="0" w:color="auto"/>
              <w:right w:val="single" w:sz="4" w:space="0" w:color="auto"/>
            </w:tcBorders>
            <w:vAlign w:val="center"/>
          </w:tcPr>
          <w:p w14:paraId="066465B1" w14:textId="77777777" w:rsidR="006964A9" w:rsidRPr="00C541AD" w:rsidRDefault="006964A9" w:rsidP="006964A9">
            <w:pPr>
              <w:spacing w:after="0" w:line="240" w:lineRule="auto"/>
              <w:rPr>
                <w:rFonts w:ascii="Montserrat" w:eastAsia="Times New Roman" w:hAnsi="Montserrat" w:cs="Arial"/>
                <w:i/>
                <w:color w:val="000000"/>
                <w:kern w:val="0"/>
                <w:sz w:val="18"/>
                <w:szCs w:val="18"/>
                <w14:ligatures w14:val="none"/>
              </w:rPr>
            </w:pPr>
          </w:p>
        </w:tc>
        <w:tc>
          <w:tcPr>
            <w:tcW w:w="751" w:type="pct"/>
            <w:vMerge/>
            <w:tcBorders>
              <w:top w:val="nil"/>
              <w:left w:val="single" w:sz="4" w:space="0" w:color="auto"/>
              <w:bottom w:val="single" w:sz="4" w:space="0" w:color="auto"/>
              <w:right w:val="single" w:sz="4" w:space="0" w:color="auto"/>
            </w:tcBorders>
            <w:vAlign w:val="center"/>
          </w:tcPr>
          <w:p w14:paraId="549DFA10" w14:textId="77777777" w:rsidR="006964A9" w:rsidRPr="00C541AD" w:rsidRDefault="006964A9" w:rsidP="006964A9">
            <w:pPr>
              <w:spacing w:after="0" w:line="240" w:lineRule="auto"/>
              <w:rPr>
                <w:rFonts w:ascii="Montserrat" w:eastAsia="Times New Roman" w:hAnsi="Montserrat" w:cs="Arial"/>
                <w:i/>
                <w:color w:val="000000"/>
                <w:kern w:val="0"/>
                <w:sz w:val="18"/>
                <w:szCs w:val="18"/>
                <w14:ligatures w14:val="none"/>
              </w:rPr>
            </w:pPr>
          </w:p>
        </w:tc>
        <w:tc>
          <w:tcPr>
            <w:tcW w:w="648" w:type="pct"/>
            <w:vMerge/>
            <w:tcBorders>
              <w:top w:val="nil"/>
              <w:left w:val="single" w:sz="4" w:space="0" w:color="auto"/>
              <w:bottom w:val="single" w:sz="4" w:space="0" w:color="auto"/>
              <w:right w:val="single" w:sz="4" w:space="0" w:color="auto"/>
            </w:tcBorders>
            <w:vAlign w:val="center"/>
          </w:tcPr>
          <w:p w14:paraId="4B8F0B95" w14:textId="77777777" w:rsidR="006964A9" w:rsidRPr="00C541AD" w:rsidRDefault="006964A9" w:rsidP="006964A9">
            <w:pPr>
              <w:spacing w:after="0" w:line="240" w:lineRule="auto"/>
              <w:rPr>
                <w:rFonts w:ascii="Montserrat" w:eastAsia="Times New Roman" w:hAnsi="Montserrat" w:cs="Arial"/>
                <w:i/>
                <w:color w:val="000000"/>
                <w:kern w:val="0"/>
                <w:sz w:val="18"/>
                <w:szCs w:val="18"/>
                <w14:ligatures w14:val="none"/>
              </w:rPr>
            </w:pPr>
          </w:p>
        </w:tc>
      </w:tr>
      <w:tr w:rsidR="006964A9" w:rsidRPr="00C541AD" w14:paraId="6BE467A6" w14:textId="77777777" w:rsidTr="00605278">
        <w:trPr>
          <w:trHeight w:val="290"/>
        </w:trPr>
        <w:tc>
          <w:tcPr>
            <w:tcW w:w="881" w:type="pct"/>
            <w:tcBorders>
              <w:top w:val="nil"/>
              <w:left w:val="single" w:sz="4" w:space="0" w:color="auto"/>
              <w:bottom w:val="single" w:sz="4" w:space="0" w:color="auto"/>
              <w:right w:val="single" w:sz="4" w:space="0" w:color="auto"/>
            </w:tcBorders>
            <w:noWrap/>
            <w:vAlign w:val="center"/>
          </w:tcPr>
          <w:p w14:paraId="538332DA" w14:textId="11397383"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622" w:type="pct"/>
            <w:tcBorders>
              <w:top w:val="nil"/>
              <w:left w:val="nil"/>
              <w:bottom w:val="single" w:sz="4" w:space="0" w:color="auto"/>
              <w:right w:val="single" w:sz="4" w:space="0" w:color="auto"/>
            </w:tcBorders>
            <w:noWrap/>
            <w:vAlign w:val="center"/>
          </w:tcPr>
          <w:p w14:paraId="6B42AB6F" w14:textId="58D22745"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627" w:type="pct"/>
            <w:tcBorders>
              <w:top w:val="nil"/>
              <w:left w:val="nil"/>
              <w:bottom w:val="single" w:sz="4" w:space="0" w:color="auto"/>
              <w:right w:val="single" w:sz="4" w:space="0" w:color="auto"/>
            </w:tcBorders>
            <w:noWrap/>
            <w:vAlign w:val="center"/>
          </w:tcPr>
          <w:p w14:paraId="77B7C425" w14:textId="66D01C14"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784" w:type="pct"/>
            <w:tcBorders>
              <w:top w:val="single" w:sz="4" w:space="0" w:color="auto"/>
              <w:left w:val="nil"/>
              <w:bottom w:val="single" w:sz="4" w:space="0" w:color="auto"/>
              <w:right w:val="single" w:sz="4" w:space="0" w:color="auto"/>
            </w:tcBorders>
            <w:vAlign w:val="center"/>
          </w:tcPr>
          <w:p w14:paraId="5FECC556" w14:textId="2C3ACCD0"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687" w:type="pct"/>
            <w:tcBorders>
              <w:top w:val="nil"/>
              <w:left w:val="nil"/>
              <w:bottom w:val="single" w:sz="4" w:space="0" w:color="auto"/>
              <w:right w:val="single" w:sz="4" w:space="0" w:color="auto"/>
            </w:tcBorders>
            <w:vAlign w:val="center"/>
          </w:tcPr>
          <w:p w14:paraId="195B64DD" w14:textId="1BCD40C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751" w:type="pct"/>
            <w:tcBorders>
              <w:top w:val="nil"/>
              <w:left w:val="nil"/>
              <w:bottom w:val="single" w:sz="4" w:space="0" w:color="auto"/>
              <w:right w:val="single" w:sz="4" w:space="0" w:color="auto"/>
            </w:tcBorders>
            <w:vAlign w:val="center"/>
          </w:tcPr>
          <w:p w14:paraId="623925FC" w14:textId="284FE33C"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648" w:type="pct"/>
            <w:tcBorders>
              <w:top w:val="nil"/>
              <w:left w:val="nil"/>
              <w:bottom w:val="single" w:sz="4" w:space="0" w:color="auto"/>
              <w:right w:val="single" w:sz="4" w:space="0" w:color="auto"/>
            </w:tcBorders>
            <w:vAlign w:val="center"/>
          </w:tcPr>
          <w:p w14:paraId="45731B20" w14:textId="2095A7B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r>
    </w:tbl>
    <w:p w14:paraId="1660E898" w14:textId="77777777" w:rsidR="006964A9" w:rsidRPr="00695D33" w:rsidRDefault="006964A9" w:rsidP="00D82248">
      <w:pPr>
        <w:spacing w:line="276" w:lineRule="auto"/>
        <w:rPr>
          <w:rFonts w:ascii="Montserrat" w:hAnsi="Montserrat" w:cs="Arial"/>
          <w:b/>
          <w:bCs/>
        </w:rPr>
      </w:pPr>
    </w:p>
    <w:p w14:paraId="60976AA8" w14:textId="33F21716" w:rsidR="00D91609" w:rsidRPr="00695D33" w:rsidRDefault="00D91609" w:rsidP="00D82248">
      <w:pPr>
        <w:spacing w:line="276" w:lineRule="auto"/>
        <w:rPr>
          <w:rFonts w:ascii="Montserrat" w:hAnsi="Montserrat" w:cs="Arial"/>
          <w:b/>
          <w:bCs/>
        </w:rPr>
      </w:pPr>
      <w:r w:rsidRPr="00695D33">
        <w:rPr>
          <w:rFonts w:ascii="Montserrat" w:hAnsi="Montserrat" w:cs="Arial"/>
          <w:b/>
          <w:bCs/>
        </w:rPr>
        <w:t>Coût unitaire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1438"/>
        <w:gridCol w:w="1967"/>
        <w:gridCol w:w="948"/>
        <w:gridCol w:w="1252"/>
        <w:gridCol w:w="1562"/>
        <w:gridCol w:w="924"/>
      </w:tblGrid>
      <w:tr w:rsidR="00D91609" w:rsidRPr="00695D33" w14:paraId="39AD3348" w14:textId="77777777" w:rsidTr="00C541AD">
        <w:trPr>
          <w:trHeight w:val="290"/>
        </w:trPr>
        <w:tc>
          <w:tcPr>
            <w:tcW w:w="536" w:type="pct"/>
            <w:vMerge w:val="restart"/>
            <w:shd w:val="clear" w:color="000000" w:fill="D9D9D9"/>
            <w:vAlign w:val="center"/>
            <w:hideMark/>
          </w:tcPr>
          <w:p w14:paraId="053A80B5"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Objectifs</w:t>
            </w:r>
          </w:p>
        </w:tc>
        <w:tc>
          <w:tcPr>
            <w:tcW w:w="793" w:type="pct"/>
            <w:vMerge w:val="restart"/>
            <w:shd w:val="clear" w:color="000000" w:fill="D9D9D9"/>
            <w:vAlign w:val="center"/>
            <w:hideMark/>
          </w:tcPr>
          <w:p w14:paraId="30685F85"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Impacts/effets</w:t>
            </w:r>
          </w:p>
        </w:tc>
        <w:tc>
          <w:tcPr>
            <w:tcW w:w="1085" w:type="pct"/>
            <w:vMerge w:val="restart"/>
            <w:shd w:val="clear" w:color="000000" w:fill="D9D9D9"/>
            <w:vAlign w:val="center"/>
            <w:hideMark/>
          </w:tcPr>
          <w:p w14:paraId="2F253AE6"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Projets/Programmes</w:t>
            </w:r>
          </w:p>
        </w:tc>
        <w:tc>
          <w:tcPr>
            <w:tcW w:w="523" w:type="pct"/>
            <w:vMerge w:val="restart"/>
            <w:shd w:val="clear" w:color="000000" w:fill="D9D9D9"/>
            <w:vAlign w:val="center"/>
            <w:hideMark/>
          </w:tcPr>
          <w:p w14:paraId="42514B44"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Secteurs</w:t>
            </w:r>
          </w:p>
        </w:tc>
        <w:tc>
          <w:tcPr>
            <w:tcW w:w="1553" w:type="pct"/>
            <w:gridSpan w:val="2"/>
            <w:shd w:val="clear" w:color="000000" w:fill="D9D9D9"/>
            <w:noWrap/>
            <w:vAlign w:val="bottom"/>
            <w:hideMark/>
          </w:tcPr>
          <w:p w14:paraId="43C15502" w14:textId="77777777" w:rsidR="00D91609" w:rsidRPr="00695D33" w:rsidRDefault="00D91609" w:rsidP="00D91609">
            <w:pPr>
              <w:spacing w:after="0" w:line="240" w:lineRule="auto"/>
              <w:jc w:val="center"/>
              <w:rPr>
                <w:rFonts w:ascii="Montserrat" w:eastAsia="Times New Roman" w:hAnsi="Montserrat" w:cs="Calibri"/>
                <w:b/>
                <w:color w:val="000000"/>
                <w:kern w:val="0"/>
                <w14:ligatures w14:val="none"/>
              </w:rPr>
            </w:pPr>
            <w:r w:rsidRPr="00695D33">
              <w:rPr>
                <w:rFonts w:ascii="Montserrat" w:eastAsia="Times New Roman" w:hAnsi="Montserrat" w:cs="Calibri"/>
                <w:b/>
                <w:color w:val="000000"/>
                <w:kern w:val="0"/>
                <w14:ligatures w14:val="none"/>
              </w:rPr>
              <w:t>Réalisation</w:t>
            </w:r>
          </w:p>
        </w:tc>
        <w:tc>
          <w:tcPr>
            <w:tcW w:w="510" w:type="pct"/>
            <w:vMerge w:val="restart"/>
            <w:shd w:val="clear" w:color="000000" w:fill="D9D9D9"/>
            <w:vAlign w:val="center"/>
            <w:hideMark/>
          </w:tcPr>
          <w:p w14:paraId="6AE6F761"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Coût unitaire réalisé par produits et services</w:t>
            </w:r>
          </w:p>
        </w:tc>
      </w:tr>
      <w:tr w:rsidR="00D91609" w:rsidRPr="00695D33" w14:paraId="2B10FD23" w14:textId="77777777" w:rsidTr="00C541AD">
        <w:trPr>
          <w:trHeight w:val="578"/>
        </w:trPr>
        <w:tc>
          <w:tcPr>
            <w:tcW w:w="536" w:type="pct"/>
            <w:vMerge/>
            <w:vAlign w:val="center"/>
            <w:hideMark/>
          </w:tcPr>
          <w:p w14:paraId="4495327D"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c>
          <w:tcPr>
            <w:tcW w:w="793" w:type="pct"/>
            <w:vMerge/>
            <w:vAlign w:val="center"/>
            <w:hideMark/>
          </w:tcPr>
          <w:p w14:paraId="2ABEBD61"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c>
          <w:tcPr>
            <w:tcW w:w="1085" w:type="pct"/>
            <w:vMerge/>
            <w:vAlign w:val="center"/>
            <w:hideMark/>
          </w:tcPr>
          <w:p w14:paraId="7273EF27"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c>
          <w:tcPr>
            <w:tcW w:w="523" w:type="pct"/>
            <w:vMerge/>
            <w:vAlign w:val="center"/>
            <w:hideMark/>
          </w:tcPr>
          <w:p w14:paraId="64AA9EDB"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c>
          <w:tcPr>
            <w:tcW w:w="691" w:type="pct"/>
            <w:shd w:val="clear" w:color="000000" w:fill="D9D9D9"/>
            <w:vAlign w:val="center"/>
            <w:hideMark/>
          </w:tcPr>
          <w:p w14:paraId="009D22C9"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Nbre de Produits / Services délivrés</w:t>
            </w:r>
          </w:p>
        </w:tc>
        <w:tc>
          <w:tcPr>
            <w:tcW w:w="862" w:type="pct"/>
            <w:shd w:val="clear" w:color="000000" w:fill="D9D9D9"/>
            <w:vAlign w:val="center"/>
            <w:hideMark/>
          </w:tcPr>
          <w:p w14:paraId="274C29BA"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Ressource financière consommée</w:t>
            </w:r>
          </w:p>
        </w:tc>
        <w:tc>
          <w:tcPr>
            <w:tcW w:w="510" w:type="pct"/>
            <w:vMerge/>
            <w:vAlign w:val="center"/>
            <w:hideMark/>
          </w:tcPr>
          <w:p w14:paraId="2FE97A99"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r>
      <w:tr w:rsidR="00D91609" w:rsidRPr="00695D33" w14:paraId="74C18B2C" w14:textId="77777777" w:rsidTr="00C541AD">
        <w:trPr>
          <w:trHeight w:val="290"/>
        </w:trPr>
        <w:tc>
          <w:tcPr>
            <w:tcW w:w="536" w:type="pct"/>
            <w:vAlign w:val="center"/>
          </w:tcPr>
          <w:p w14:paraId="2DE25AE8" w14:textId="1E4BF47A" w:rsidR="00D91609" w:rsidRPr="00695D33" w:rsidRDefault="00D91609" w:rsidP="00D91609">
            <w:pPr>
              <w:spacing w:after="0" w:line="240" w:lineRule="auto"/>
              <w:rPr>
                <w:rFonts w:ascii="Montserrat" w:eastAsia="Times New Roman" w:hAnsi="Montserrat" w:cs="Calibri"/>
                <w:color w:val="000000"/>
                <w:kern w:val="0"/>
                <w:sz w:val="16"/>
                <w:szCs w:val="16"/>
                <w14:ligatures w14:val="none"/>
              </w:rPr>
            </w:pPr>
          </w:p>
        </w:tc>
        <w:tc>
          <w:tcPr>
            <w:tcW w:w="793" w:type="pct"/>
            <w:vAlign w:val="center"/>
          </w:tcPr>
          <w:p w14:paraId="5FC63106" w14:textId="5DB5B0C9" w:rsidR="00D91609" w:rsidRPr="00695D33" w:rsidRDefault="00D91609" w:rsidP="00D91609">
            <w:pPr>
              <w:spacing w:after="0" w:line="240" w:lineRule="auto"/>
              <w:rPr>
                <w:rFonts w:ascii="Montserrat" w:eastAsia="Times New Roman" w:hAnsi="Montserrat" w:cs="Calibri"/>
                <w:color w:val="000000"/>
                <w:kern w:val="0"/>
                <w:sz w:val="16"/>
                <w:szCs w:val="16"/>
                <w14:ligatures w14:val="none"/>
              </w:rPr>
            </w:pPr>
          </w:p>
        </w:tc>
        <w:tc>
          <w:tcPr>
            <w:tcW w:w="1085" w:type="pct"/>
            <w:vAlign w:val="center"/>
          </w:tcPr>
          <w:p w14:paraId="51539C9A"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c>
          <w:tcPr>
            <w:tcW w:w="523" w:type="pct"/>
            <w:vAlign w:val="center"/>
          </w:tcPr>
          <w:p w14:paraId="0FABAF97"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c>
          <w:tcPr>
            <w:tcW w:w="691" w:type="pct"/>
            <w:vAlign w:val="center"/>
          </w:tcPr>
          <w:p w14:paraId="487C000F"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c>
          <w:tcPr>
            <w:tcW w:w="862" w:type="pct"/>
            <w:vAlign w:val="center"/>
          </w:tcPr>
          <w:p w14:paraId="581B0EDF"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c>
          <w:tcPr>
            <w:tcW w:w="510" w:type="pct"/>
            <w:vAlign w:val="center"/>
          </w:tcPr>
          <w:p w14:paraId="21166F88"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r>
      <w:tr w:rsidR="00C541AD" w:rsidRPr="00695D33" w14:paraId="0FEF73F8" w14:textId="77777777" w:rsidTr="00C541AD">
        <w:trPr>
          <w:trHeight w:val="290"/>
        </w:trPr>
        <w:tc>
          <w:tcPr>
            <w:tcW w:w="536" w:type="pct"/>
            <w:vAlign w:val="center"/>
          </w:tcPr>
          <w:p w14:paraId="6AEA2104" w14:textId="77777777" w:rsidR="00C541AD" w:rsidRPr="00695D33" w:rsidRDefault="00C541AD" w:rsidP="00D91609">
            <w:pPr>
              <w:spacing w:after="0" w:line="240" w:lineRule="auto"/>
              <w:rPr>
                <w:rFonts w:ascii="Montserrat" w:eastAsia="Times New Roman" w:hAnsi="Montserrat" w:cs="Calibri"/>
                <w:color w:val="000000"/>
                <w:kern w:val="0"/>
                <w:sz w:val="16"/>
                <w:szCs w:val="16"/>
                <w14:ligatures w14:val="none"/>
              </w:rPr>
            </w:pPr>
          </w:p>
        </w:tc>
        <w:tc>
          <w:tcPr>
            <w:tcW w:w="793" w:type="pct"/>
            <w:vAlign w:val="center"/>
          </w:tcPr>
          <w:p w14:paraId="33019010" w14:textId="77777777" w:rsidR="00C541AD" w:rsidRPr="00695D33" w:rsidRDefault="00C541AD" w:rsidP="00D91609">
            <w:pPr>
              <w:spacing w:after="0" w:line="240" w:lineRule="auto"/>
              <w:rPr>
                <w:rFonts w:ascii="Montserrat" w:eastAsia="Times New Roman" w:hAnsi="Montserrat" w:cs="Calibri"/>
                <w:color w:val="000000"/>
                <w:kern w:val="0"/>
                <w:sz w:val="16"/>
                <w:szCs w:val="16"/>
                <w14:ligatures w14:val="none"/>
              </w:rPr>
            </w:pPr>
          </w:p>
        </w:tc>
        <w:tc>
          <w:tcPr>
            <w:tcW w:w="1085" w:type="pct"/>
            <w:vAlign w:val="center"/>
          </w:tcPr>
          <w:p w14:paraId="5E008828"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523" w:type="pct"/>
            <w:vAlign w:val="center"/>
          </w:tcPr>
          <w:p w14:paraId="55745845"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691" w:type="pct"/>
            <w:vAlign w:val="center"/>
          </w:tcPr>
          <w:p w14:paraId="6B6B44ED"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862" w:type="pct"/>
            <w:vAlign w:val="center"/>
          </w:tcPr>
          <w:p w14:paraId="0D402D97"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510" w:type="pct"/>
            <w:vAlign w:val="center"/>
          </w:tcPr>
          <w:p w14:paraId="7221A623"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r>
      <w:tr w:rsidR="00C541AD" w:rsidRPr="00695D33" w14:paraId="5A7A4F6C" w14:textId="77777777" w:rsidTr="00C541AD">
        <w:trPr>
          <w:trHeight w:val="290"/>
        </w:trPr>
        <w:tc>
          <w:tcPr>
            <w:tcW w:w="536" w:type="pct"/>
            <w:vAlign w:val="center"/>
          </w:tcPr>
          <w:p w14:paraId="02017893" w14:textId="77777777" w:rsidR="00C541AD" w:rsidRPr="00695D33" w:rsidRDefault="00C541AD" w:rsidP="00D91609">
            <w:pPr>
              <w:spacing w:after="0" w:line="240" w:lineRule="auto"/>
              <w:rPr>
                <w:rFonts w:ascii="Montserrat" w:eastAsia="Times New Roman" w:hAnsi="Montserrat" w:cs="Calibri"/>
                <w:color w:val="000000"/>
                <w:kern w:val="0"/>
                <w:sz w:val="16"/>
                <w:szCs w:val="16"/>
                <w14:ligatures w14:val="none"/>
              </w:rPr>
            </w:pPr>
          </w:p>
        </w:tc>
        <w:tc>
          <w:tcPr>
            <w:tcW w:w="793" w:type="pct"/>
            <w:vAlign w:val="center"/>
          </w:tcPr>
          <w:p w14:paraId="0D7B3FED" w14:textId="77777777" w:rsidR="00C541AD" w:rsidRPr="00695D33" w:rsidRDefault="00C541AD" w:rsidP="00D91609">
            <w:pPr>
              <w:spacing w:after="0" w:line="240" w:lineRule="auto"/>
              <w:rPr>
                <w:rFonts w:ascii="Montserrat" w:eastAsia="Times New Roman" w:hAnsi="Montserrat" w:cs="Calibri"/>
                <w:color w:val="000000"/>
                <w:kern w:val="0"/>
                <w:sz w:val="16"/>
                <w:szCs w:val="16"/>
                <w14:ligatures w14:val="none"/>
              </w:rPr>
            </w:pPr>
          </w:p>
        </w:tc>
        <w:tc>
          <w:tcPr>
            <w:tcW w:w="1085" w:type="pct"/>
            <w:vAlign w:val="center"/>
          </w:tcPr>
          <w:p w14:paraId="4C501422"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523" w:type="pct"/>
            <w:vAlign w:val="center"/>
          </w:tcPr>
          <w:p w14:paraId="37212D33"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691" w:type="pct"/>
            <w:vAlign w:val="center"/>
          </w:tcPr>
          <w:p w14:paraId="0ECFD6FF"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862" w:type="pct"/>
            <w:vAlign w:val="center"/>
          </w:tcPr>
          <w:p w14:paraId="5677A377"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510" w:type="pct"/>
            <w:vAlign w:val="center"/>
          </w:tcPr>
          <w:p w14:paraId="46C6FA3A"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r>
    </w:tbl>
    <w:p w14:paraId="4B61F956" w14:textId="3CB18D6B" w:rsidR="00D91609" w:rsidRPr="00695D33" w:rsidRDefault="00D91609" w:rsidP="00D82248">
      <w:pPr>
        <w:spacing w:line="276" w:lineRule="auto"/>
        <w:rPr>
          <w:rFonts w:ascii="Montserrat" w:hAnsi="Montserrat" w:cs="Arial"/>
          <w:b/>
          <w:bCs/>
        </w:rPr>
      </w:pPr>
    </w:p>
    <w:sectPr w:rsidR="00D91609" w:rsidRPr="00695D33" w:rsidSect="004E4CE7">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Cerveau KATCHON" w:date="2026-01-13T08:35:00Z" w:initials="CK">
    <w:p w14:paraId="1A42A14A" w14:textId="77777777" w:rsidR="007762B6" w:rsidRDefault="007762B6" w:rsidP="007762B6">
      <w:pPr>
        <w:pStyle w:val="Commentaire"/>
      </w:pPr>
      <w:r>
        <w:rPr>
          <w:rStyle w:val="Marquedecommentaire"/>
        </w:rPr>
        <w:annotationRef/>
      </w:r>
      <w:r>
        <w:t xml:space="preserve">Le référentiel de l'évaluation prend en compte également l'introduction. Donc, le titre 2.3 doit être revu. </w:t>
      </w:r>
    </w:p>
  </w:comment>
  <w:comment w:id="14" w:author="Cerveau KATCHON" w:date="2026-01-13T08:45:00Z" w:initials="CK">
    <w:p w14:paraId="725D7A23" w14:textId="77777777" w:rsidR="00590961" w:rsidRDefault="00590961" w:rsidP="00590961">
      <w:pPr>
        <w:pStyle w:val="Commentaire"/>
      </w:pPr>
      <w:r>
        <w:rPr>
          <w:rStyle w:val="Marquedecommentaire"/>
        </w:rPr>
        <w:annotationRef/>
      </w:r>
      <w:r>
        <w:t xml:space="preserve">les questions évaluatives contenues dans la matrice d'évaluation élaborée dans le cadre de cette mission. </w:t>
      </w:r>
    </w:p>
  </w:comment>
  <w:comment w:id="48" w:author="Cerveau KATCHON" w:date="2026-01-13T08:57:00Z" w:initials="CK">
    <w:p w14:paraId="1A9A0426" w14:textId="77777777" w:rsidR="00A960F0" w:rsidRDefault="00A960F0" w:rsidP="00A960F0">
      <w:pPr>
        <w:pStyle w:val="Commentaire"/>
      </w:pPr>
      <w:r>
        <w:rPr>
          <w:rStyle w:val="Marquedecommentaire"/>
        </w:rPr>
        <w:annotationRef/>
      </w:r>
      <w:r>
        <w:t xml:space="preserve">Dans la présentation, je pense que la source du financement du programme devrait apparaître ainsi que les modalités de rémunération des allocataires. il est précisé dans le rapport que la d'urée d'insertion des allocataires est de 2 ans. On peut ajouter la répartition de la charge salariale des allocataires durant les deux années. </w:t>
      </w:r>
    </w:p>
  </w:comment>
  <w:comment w:id="77" w:author="Cerveau KATCHON" w:date="2026-01-13T09:16:00Z" w:initials="CK">
    <w:p w14:paraId="2F38E6AA" w14:textId="77777777" w:rsidR="006E355C" w:rsidRDefault="007176ED" w:rsidP="006E355C">
      <w:pPr>
        <w:pStyle w:val="Commentaire"/>
      </w:pPr>
      <w:r>
        <w:rPr>
          <w:rStyle w:val="Marquedecommentaire"/>
        </w:rPr>
        <w:annotationRef/>
      </w:r>
      <w:r w:rsidR="006E355C">
        <w:t xml:space="preserve">Si la liste des indicateurs du cadre de performance sont disponibles, je propose qu'on l’ajoute dans l'annexe. </w:t>
      </w:r>
    </w:p>
  </w:comment>
  <w:comment w:id="82" w:author="Cerveau KATCHON" w:date="2026-01-13T09:21:00Z" w:initials="CK">
    <w:p w14:paraId="01747CA8" w14:textId="77777777" w:rsidR="00557327" w:rsidRDefault="00754656" w:rsidP="00557327">
      <w:pPr>
        <w:pStyle w:val="Commentaire"/>
      </w:pPr>
      <w:r>
        <w:rPr>
          <w:rStyle w:val="Marquedecommentaire"/>
        </w:rPr>
        <w:annotationRef/>
      </w:r>
      <w:r w:rsidR="00557327">
        <w:t xml:space="preserve">le titre est assez restrictif. De plus il y a un sous titre collecte de données un peu plus bas. je propose qu'on mette&lt;&lt; PLAN DE COLLECTE DE DONNÉES &gt;&gt;. </w:t>
      </w:r>
    </w:p>
  </w:comment>
  <w:comment w:id="83" w:author="Cerveau KATCHON" w:date="2026-01-13T09:27:00Z" w:initials="CK">
    <w:p w14:paraId="58D59538" w14:textId="0DB5F153" w:rsidR="00837C14" w:rsidRDefault="00727A69" w:rsidP="00837C14">
      <w:pPr>
        <w:pStyle w:val="Commentaire"/>
      </w:pPr>
      <w:r>
        <w:rPr>
          <w:rStyle w:val="Marquedecommentaire"/>
        </w:rPr>
        <w:annotationRef/>
      </w:r>
      <w:r w:rsidR="00837C14">
        <w:t xml:space="preserve">Est-ce qu'il aura vraiment des groupes de discussions ? sinon, je propose </w:t>
      </w:r>
      <w:r w:rsidR="00837C14">
        <w:br/>
      </w:r>
      <w:r w:rsidR="00837C14">
        <w:br/>
        <w:t>qu'on enlève le guide d'animation.</w:t>
      </w:r>
    </w:p>
  </w:comment>
  <w:comment w:id="103" w:author="Cerveau KATCHON" w:date="2026-01-13T16:51:00Z" w:initials="CK">
    <w:p w14:paraId="1C42C482" w14:textId="77777777" w:rsidR="0072537D" w:rsidRDefault="0072537D" w:rsidP="0072537D">
      <w:pPr>
        <w:pStyle w:val="Commentaire"/>
      </w:pPr>
      <w:r>
        <w:rPr>
          <w:rStyle w:val="Marquedecommentaire"/>
        </w:rPr>
        <w:annotationRef/>
      </w:r>
      <w:r>
        <w:t>J’émet de la réserve concernant l’opérationnalisation de cette méthode. Est-ce qu’une étude de référence a été faite?? A défaut, est-ce qu’on a la base de données de l’étude à mi-parcours est disponible? On a besoin de connaitre la situation de référence pour les deux groupes (groupe cible et groupe témoin).</w:t>
      </w:r>
    </w:p>
  </w:comment>
  <w:comment w:id="108" w:author="Cerveau KATCHON" w:date="2026-01-13T10:00:00Z" w:initials="CK">
    <w:p w14:paraId="323EFD3C" w14:textId="77777777" w:rsidR="004F5E4A" w:rsidRDefault="00E5561F" w:rsidP="004F5E4A">
      <w:pPr>
        <w:pStyle w:val="Commentaire"/>
      </w:pPr>
      <w:r>
        <w:rPr>
          <w:rStyle w:val="Marquedecommentaire"/>
        </w:rPr>
        <w:annotationRef/>
      </w:r>
      <w:r w:rsidR="004F5E4A">
        <w:t xml:space="preserve">Analyse par genre aurait suffit selon ma compréhension.  Je pense qu’on peut enléver les autres critères.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42A14A" w15:done="0"/>
  <w15:commentEx w15:paraId="725D7A23" w15:done="0"/>
  <w15:commentEx w15:paraId="1A9A0426" w15:done="0"/>
  <w15:commentEx w15:paraId="2F38E6AA" w15:done="0"/>
  <w15:commentEx w15:paraId="01747CA8" w15:done="0"/>
  <w15:commentEx w15:paraId="58D59538" w15:done="0"/>
  <w15:commentEx w15:paraId="1C42C482" w15:done="0"/>
  <w15:commentEx w15:paraId="323EFD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B0CFA7" w16cex:dateUtc="2026-01-13T13:35:00Z"/>
  <w16cex:commentExtensible w16cex:durableId="51642E1E" w16cex:dateUtc="2026-01-13T13:45:00Z"/>
  <w16cex:commentExtensible w16cex:durableId="0A1CC62E" w16cex:dateUtc="2026-01-13T13:57:00Z"/>
  <w16cex:commentExtensible w16cex:durableId="7045B0FA" w16cex:dateUtc="2026-01-13T14:16:00Z"/>
  <w16cex:commentExtensible w16cex:durableId="5F19605A" w16cex:dateUtc="2026-01-13T14:21:00Z"/>
  <w16cex:commentExtensible w16cex:durableId="6AFF7496" w16cex:dateUtc="2026-01-13T14:27:00Z"/>
  <w16cex:commentExtensible w16cex:durableId="5AD8659D" w16cex:dateUtc="2026-01-13T21:51:00Z"/>
  <w16cex:commentExtensible w16cex:durableId="015F022A" w16cex:dateUtc="2026-01-13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42A14A" w16cid:durableId="3BB0CFA7"/>
  <w16cid:commentId w16cid:paraId="725D7A23" w16cid:durableId="51642E1E"/>
  <w16cid:commentId w16cid:paraId="1A9A0426" w16cid:durableId="0A1CC62E"/>
  <w16cid:commentId w16cid:paraId="2F38E6AA" w16cid:durableId="7045B0FA"/>
  <w16cid:commentId w16cid:paraId="01747CA8" w16cid:durableId="5F19605A"/>
  <w16cid:commentId w16cid:paraId="58D59538" w16cid:durableId="6AFF7496"/>
  <w16cid:commentId w16cid:paraId="1C42C482" w16cid:durableId="5AD8659D"/>
  <w16cid:commentId w16cid:paraId="323EFD3C" w16cid:durableId="015F02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DB9A2" w14:textId="77777777" w:rsidR="00BD2F89" w:rsidRPr="003158F5" w:rsidRDefault="00BD2F89">
      <w:pPr>
        <w:spacing w:after="0" w:line="240" w:lineRule="auto"/>
      </w:pPr>
      <w:r w:rsidRPr="003158F5">
        <w:separator/>
      </w:r>
    </w:p>
  </w:endnote>
  <w:endnote w:type="continuationSeparator" w:id="0">
    <w:p w14:paraId="42BC4A73" w14:textId="77777777" w:rsidR="00BD2F89" w:rsidRPr="003158F5" w:rsidRDefault="00BD2F89">
      <w:pPr>
        <w:spacing w:after="0" w:line="240" w:lineRule="auto"/>
      </w:pPr>
      <w:r w:rsidRPr="003158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870900"/>
      <w:docPartObj>
        <w:docPartGallery w:val="Page Numbers (Bottom of Page)"/>
        <w:docPartUnique/>
      </w:docPartObj>
    </w:sdtPr>
    <w:sdtEndPr/>
    <w:sdtContent>
      <w:sdt>
        <w:sdtPr>
          <w:id w:val="-1317026642"/>
          <w:docPartObj>
            <w:docPartGallery w:val="Page Numbers (Top of Page)"/>
            <w:docPartUnique/>
          </w:docPartObj>
        </w:sdtPr>
        <w:sdtEndPr/>
        <w:sdtContent>
          <w:p w14:paraId="5CFDBE18" w14:textId="2DF468E8" w:rsidR="00910632" w:rsidRPr="003158F5" w:rsidRDefault="00910632">
            <w:pPr>
              <w:pStyle w:val="Pieddepage"/>
              <w:jc w:val="right"/>
            </w:pPr>
            <w:r w:rsidRPr="003158F5">
              <w:t xml:space="preserve">Page </w:t>
            </w:r>
            <w:r w:rsidRPr="003158F5">
              <w:rPr>
                <w:b/>
                <w:bCs/>
                <w:sz w:val="24"/>
                <w:szCs w:val="24"/>
              </w:rPr>
              <w:fldChar w:fldCharType="begin"/>
            </w:r>
            <w:r w:rsidRPr="003158F5">
              <w:rPr>
                <w:b/>
                <w:bCs/>
              </w:rPr>
              <w:instrText>PAGE</w:instrText>
            </w:r>
            <w:r w:rsidRPr="003158F5">
              <w:rPr>
                <w:b/>
                <w:bCs/>
                <w:sz w:val="24"/>
                <w:szCs w:val="24"/>
              </w:rPr>
              <w:fldChar w:fldCharType="separate"/>
            </w:r>
            <w:r w:rsidR="007857FA">
              <w:rPr>
                <w:b/>
                <w:bCs/>
                <w:noProof/>
              </w:rPr>
              <w:t>20</w:t>
            </w:r>
            <w:r w:rsidRPr="003158F5">
              <w:rPr>
                <w:b/>
                <w:bCs/>
                <w:sz w:val="24"/>
                <w:szCs w:val="24"/>
              </w:rPr>
              <w:fldChar w:fldCharType="end"/>
            </w:r>
            <w:r w:rsidRPr="003158F5">
              <w:t xml:space="preserve"> sur </w:t>
            </w:r>
            <w:r w:rsidRPr="003158F5">
              <w:rPr>
                <w:b/>
                <w:bCs/>
                <w:sz w:val="24"/>
                <w:szCs w:val="24"/>
              </w:rPr>
              <w:fldChar w:fldCharType="begin"/>
            </w:r>
            <w:r w:rsidRPr="003158F5">
              <w:rPr>
                <w:b/>
                <w:bCs/>
              </w:rPr>
              <w:instrText>NUMPAGES</w:instrText>
            </w:r>
            <w:r w:rsidRPr="003158F5">
              <w:rPr>
                <w:b/>
                <w:bCs/>
                <w:sz w:val="24"/>
                <w:szCs w:val="24"/>
              </w:rPr>
              <w:fldChar w:fldCharType="separate"/>
            </w:r>
            <w:r w:rsidR="007857FA">
              <w:rPr>
                <w:b/>
                <w:bCs/>
                <w:noProof/>
              </w:rPr>
              <w:t>41</w:t>
            </w:r>
            <w:r w:rsidRPr="003158F5">
              <w:rPr>
                <w:b/>
                <w:bCs/>
                <w:sz w:val="24"/>
                <w:szCs w:val="24"/>
              </w:rPr>
              <w:fldChar w:fldCharType="end"/>
            </w:r>
          </w:p>
        </w:sdtContent>
      </w:sdt>
    </w:sdtContent>
  </w:sdt>
  <w:p w14:paraId="09DDB5D3" w14:textId="77777777" w:rsidR="00910632" w:rsidRPr="003158F5" w:rsidRDefault="0091063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884610"/>
      <w:docPartObj>
        <w:docPartGallery w:val="Page Numbers (Bottom of Page)"/>
        <w:docPartUnique/>
      </w:docPartObj>
    </w:sdtPr>
    <w:sdtEndPr/>
    <w:sdtContent>
      <w:sdt>
        <w:sdtPr>
          <w:id w:val="-1769616900"/>
          <w:docPartObj>
            <w:docPartGallery w:val="Page Numbers (Top of Page)"/>
            <w:docPartUnique/>
          </w:docPartObj>
        </w:sdtPr>
        <w:sdtEndPr/>
        <w:sdtContent>
          <w:p w14:paraId="5AA98091" w14:textId="4B2FE076" w:rsidR="00ED2C3A" w:rsidRDefault="00ED2C3A">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450E3B9" w14:textId="77777777" w:rsidR="00ED2C3A" w:rsidRDefault="00ED2C3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EB4AE" w14:textId="77777777" w:rsidR="00BD2F89" w:rsidRPr="003158F5" w:rsidRDefault="00BD2F89">
      <w:pPr>
        <w:spacing w:after="0" w:line="240" w:lineRule="auto"/>
      </w:pPr>
      <w:r w:rsidRPr="003158F5">
        <w:separator/>
      </w:r>
    </w:p>
  </w:footnote>
  <w:footnote w:type="continuationSeparator" w:id="0">
    <w:p w14:paraId="32558550" w14:textId="77777777" w:rsidR="00BD2F89" w:rsidRPr="003158F5" w:rsidRDefault="00BD2F89">
      <w:pPr>
        <w:spacing w:after="0" w:line="240" w:lineRule="auto"/>
      </w:pPr>
      <w:r w:rsidRPr="003158F5">
        <w:continuationSeparator/>
      </w:r>
    </w:p>
  </w:footnote>
  <w:footnote w:id="1">
    <w:p w14:paraId="3990D965" w14:textId="77777777" w:rsidR="00910632" w:rsidRPr="00CB3A2D" w:rsidRDefault="00910632" w:rsidP="00D24778">
      <w:pPr>
        <w:pStyle w:val="Notedebasdepage"/>
        <w:rPr>
          <w:lang w:val="da-DK"/>
        </w:rPr>
      </w:pPr>
      <w:r w:rsidRPr="003158F5">
        <w:rPr>
          <w:rStyle w:val="Appelnotedebasdep"/>
        </w:rPr>
        <w:footnoteRef/>
      </w:r>
      <w:r w:rsidRPr="00CB3A2D">
        <w:rPr>
          <w:lang w:val="da-DK"/>
        </w:rPr>
        <w:t xml:space="preserve"> </w:t>
      </w:r>
      <w:r w:rsidRPr="00CB3A2D">
        <w:rPr>
          <w:rFonts w:ascii="Calibri" w:eastAsia="Calibri" w:hAnsi="Calibri" w:cs="Calibri"/>
          <w:sz w:val="22"/>
          <w:szCs w:val="22"/>
          <w:vertAlign w:val="superscript"/>
          <w:lang w:val="da-DK"/>
        </w:rPr>
        <w:t>[1]</w:t>
      </w:r>
      <w:r w:rsidRPr="00CB3A2D">
        <w:rPr>
          <w:rFonts w:ascii="Calibri" w:eastAsia="Calibri" w:hAnsi="Calibri" w:cs="Calibri"/>
          <w:sz w:val="22"/>
          <w:szCs w:val="22"/>
          <w:lang w:val="da-DK"/>
        </w:rPr>
        <w:t xml:space="preserve"> (LAMARI Moktar ; JACOB Johann, 2016, p.5)</w:t>
      </w:r>
    </w:p>
  </w:footnote>
  <w:footnote w:id="2">
    <w:p w14:paraId="65A5A394" w14:textId="11703E72" w:rsidR="000352E3" w:rsidRDefault="000352E3">
      <w:pPr>
        <w:pStyle w:val="Notedebasdepage"/>
      </w:pPr>
      <w:r>
        <w:rPr>
          <w:rStyle w:val="Appelnotedebasdep"/>
        </w:rPr>
        <w:footnoteRef/>
      </w:r>
      <w:r>
        <w:t xml:space="preserve"> </w:t>
      </w:r>
      <w:r w:rsidR="000C55D9">
        <w:t>E : Groupe expérimental (E1 avant et E2 après) I C : Groupe contrôle (C1 avant et C2 après)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1776" w14:textId="74605B35" w:rsidR="00910632" w:rsidRPr="00605278" w:rsidRDefault="00910632">
    <w:pPr>
      <w:pStyle w:val="En-tte"/>
      <w:jc w:val="center"/>
      <w:rPr>
        <w:color w:val="156082" w:themeColor="accent1"/>
        <w:sz w:val="8"/>
        <w:szCs w:val="16"/>
      </w:rPr>
    </w:pPr>
  </w:p>
  <w:p w14:paraId="2FEAF4DE" w14:textId="068AE68F" w:rsidR="00910632" w:rsidRPr="00605278" w:rsidRDefault="00910632" w:rsidP="004158E4">
    <w:pPr>
      <w:pStyle w:val="En-tte"/>
      <w:rPr>
        <w:caps/>
        <w:color w:val="142DAC"/>
        <w:sz w:val="8"/>
        <w:szCs w:val="16"/>
      </w:rPr>
    </w:pPr>
    <w:r w:rsidRPr="00605278">
      <w:rPr>
        <w:caps/>
        <w:color w:val="142DAC"/>
        <w:sz w:val="8"/>
        <w:szCs w:val="16"/>
      </w:rPr>
      <w:t xml:space="preserve"> </w:t>
    </w:r>
  </w:p>
  <w:p w14:paraId="7C000142" w14:textId="67A557B1" w:rsidR="00910632" w:rsidRPr="00605278" w:rsidRDefault="00910632" w:rsidP="004158E4">
    <w:pPr>
      <w:pStyle w:val="En-tte"/>
      <w:rPr>
        <w:sz w:val="8"/>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3D0"/>
    <w:multiLevelType w:val="hybridMultilevel"/>
    <w:tmpl w:val="C30421F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A33458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B730D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F470AF5"/>
    <w:multiLevelType w:val="hybridMultilevel"/>
    <w:tmpl w:val="1D3C0586"/>
    <w:lvl w:ilvl="0" w:tplc="36224606">
      <w:start w:val="1"/>
      <w:numFmt w:val="lowerRoman"/>
      <w:lvlText w:val="%1)"/>
      <w:lvlJc w:val="left"/>
      <w:pPr>
        <w:ind w:left="1080" w:hanging="720"/>
      </w:pPr>
      <w:rPr>
        <w:rFonts w:ascii="Arial" w:hAnsi="Arial" w:cs="Arial" w:hint="default"/>
        <w:b/>
        <w:bCs/>
      </w:rPr>
    </w:lvl>
    <w:lvl w:ilvl="1" w:tplc="68421DC2">
      <w:start w:val="1"/>
      <w:numFmt w:val="lowerLetter"/>
      <w:lvlText w:val="%2."/>
      <w:lvlJc w:val="left"/>
      <w:pPr>
        <w:ind w:left="1440" w:hanging="360"/>
      </w:pPr>
    </w:lvl>
    <w:lvl w:ilvl="2" w:tplc="00588740">
      <w:start w:val="1"/>
      <w:numFmt w:val="lowerRoman"/>
      <w:lvlText w:val="%3."/>
      <w:lvlJc w:val="right"/>
      <w:pPr>
        <w:ind w:left="2160" w:hanging="180"/>
      </w:pPr>
    </w:lvl>
    <w:lvl w:ilvl="3" w:tplc="465207BE">
      <w:start w:val="1"/>
      <w:numFmt w:val="decimal"/>
      <w:lvlText w:val="%4."/>
      <w:lvlJc w:val="left"/>
      <w:pPr>
        <w:ind w:left="2880" w:hanging="360"/>
      </w:pPr>
    </w:lvl>
    <w:lvl w:ilvl="4" w:tplc="41FCB2D6">
      <w:start w:val="1"/>
      <w:numFmt w:val="lowerLetter"/>
      <w:lvlText w:val="%5."/>
      <w:lvlJc w:val="left"/>
      <w:pPr>
        <w:ind w:left="3600" w:hanging="360"/>
      </w:pPr>
    </w:lvl>
    <w:lvl w:ilvl="5" w:tplc="651AFCCA">
      <w:start w:val="1"/>
      <w:numFmt w:val="lowerRoman"/>
      <w:lvlText w:val="%6."/>
      <w:lvlJc w:val="right"/>
      <w:pPr>
        <w:ind w:left="4320" w:hanging="180"/>
      </w:pPr>
    </w:lvl>
    <w:lvl w:ilvl="6" w:tplc="7DE89760">
      <w:start w:val="1"/>
      <w:numFmt w:val="decimal"/>
      <w:lvlText w:val="%7."/>
      <w:lvlJc w:val="left"/>
      <w:pPr>
        <w:ind w:left="5040" w:hanging="360"/>
      </w:pPr>
    </w:lvl>
    <w:lvl w:ilvl="7" w:tplc="CE96FF76">
      <w:start w:val="1"/>
      <w:numFmt w:val="lowerLetter"/>
      <w:lvlText w:val="%8."/>
      <w:lvlJc w:val="left"/>
      <w:pPr>
        <w:ind w:left="5760" w:hanging="360"/>
      </w:pPr>
    </w:lvl>
    <w:lvl w:ilvl="8" w:tplc="1BA8654C">
      <w:start w:val="1"/>
      <w:numFmt w:val="lowerRoman"/>
      <w:lvlText w:val="%9."/>
      <w:lvlJc w:val="right"/>
      <w:pPr>
        <w:ind w:left="6480" w:hanging="180"/>
      </w:pPr>
    </w:lvl>
  </w:abstractNum>
  <w:abstractNum w:abstractNumId="4" w15:restartNumberingAfterBreak="0">
    <w:nsid w:val="154A6030"/>
    <w:multiLevelType w:val="hybridMultilevel"/>
    <w:tmpl w:val="9D8698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EA67923"/>
    <w:multiLevelType w:val="multilevel"/>
    <w:tmpl w:val="F34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C817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6193CC6"/>
    <w:multiLevelType w:val="hybridMultilevel"/>
    <w:tmpl w:val="4E02F9A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9D209CE"/>
    <w:multiLevelType w:val="hybridMultilevel"/>
    <w:tmpl w:val="A59E1138"/>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2B713F87"/>
    <w:multiLevelType w:val="hybridMultilevel"/>
    <w:tmpl w:val="CB9A7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F43621"/>
    <w:multiLevelType w:val="hybridMultilevel"/>
    <w:tmpl w:val="7EDC2F98"/>
    <w:lvl w:ilvl="0" w:tplc="06506BAC">
      <w:start w:val="1"/>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36645AD1"/>
    <w:multiLevelType w:val="multilevel"/>
    <w:tmpl w:val="8420236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93A3444"/>
    <w:multiLevelType w:val="hybridMultilevel"/>
    <w:tmpl w:val="A4447644"/>
    <w:lvl w:ilvl="0" w:tplc="1DF2220E">
      <w:start w:val="1"/>
      <w:numFmt w:val="bullet"/>
      <w:lvlText w:val=""/>
      <w:lvlJc w:val="left"/>
      <w:pPr>
        <w:ind w:left="1854" w:hanging="360"/>
      </w:pPr>
      <w:rPr>
        <w:rFonts w:ascii="Symbol" w:hAnsi="Symbol" w:hint="default"/>
      </w:rPr>
    </w:lvl>
    <w:lvl w:ilvl="1" w:tplc="0C000003" w:tentative="1">
      <w:start w:val="1"/>
      <w:numFmt w:val="bullet"/>
      <w:lvlText w:val="o"/>
      <w:lvlJc w:val="left"/>
      <w:pPr>
        <w:ind w:left="2574" w:hanging="360"/>
      </w:pPr>
      <w:rPr>
        <w:rFonts w:ascii="Courier New" w:hAnsi="Courier New" w:cs="Courier New" w:hint="default"/>
      </w:rPr>
    </w:lvl>
    <w:lvl w:ilvl="2" w:tplc="0C000005" w:tentative="1">
      <w:start w:val="1"/>
      <w:numFmt w:val="bullet"/>
      <w:lvlText w:val=""/>
      <w:lvlJc w:val="left"/>
      <w:pPr>
        <w:ind w:left="3294" w:hanging="360"/>
      </w:pPr>
      <w:rPr>
        <w:rFonts w:ascii="Wingdings" w:hAnsi="Wingdings" w:hint="default"/>
      </w:rPr>
    </w:lvl>
    <w:lvl w:ilvl="3" w:tplc="0C000001" w:tentative="1">
      <w:start w:val="1"/>
      <w:numFmt w:val="bullet"/>
      <w:lvlText w:val=""/>
      <w:lvlJc w:val="left"/>
      <w:pPr>
        <w:ind w:left="4014" w:hanging="360"/>
      </w:pPr>
      <w:rPr>
        <w:rFonts w:ascii="Symbol" w:hAnsi="Symbol" w:hint="default"/>
      </w:rPr>
    </w:lvl>
    <w:lvl w:ilvl="4" w:tplc="0C000003" w:tentative="1">
      <w:start w:val="1"/>
      <w:numFmt w:val="bullet"/>
      <w:lvlText w:val="o"/>
      <w:lvlJc w:val="left"/>
      <w:pPr>
        <w:ind w:left="4734" w:hanging="360"/>
      </w:pPr>
      <w:rPr>
        <w:rFonts w:ascii="Courier New" w:hAnsi="Courier New" w:cs="Courier New" w:hint="default"/>
      </w:rPr>
    </w:lvl>
    <w:lvl w:ilvl="5" w:tplc="0C000005" w:tentative="1">
      <w:start w:val="1"/>
      <w:numFmt w:val="bullet"/>
      <w:lvlText w:val=""/>
      <w:lvlJc w:val="left"/>
      <w:pPr>
        <w:ind w:left="5454" w:hanging="360"/>
      </w:pPr>
      <w:rPr>
        <w:rFonts w:ascii="Wingdings" w:hAnsi="Wingdings" w:hint="default"/>
      </w:rPr>
    </w:lvl>
    <w:lvl w:ilvl="6" w:tplc="0C000001" w:tentative="1">
      <w:start w:val="1"/>
      <w:numFmt w:val="bullet"/>
      <w:lvlText w:val=""/>
      <w:lvlJc w:val="left"/>
      <w:pPr>
        <w:ind w:left="6174" w:hanging="360"/>
      </w:pPr>
      <w:rPr>
        <w:rFonts w:ascii="Symbol" w:hAnsi="Symbol" w:hint="default"/>
      </w:rPr>
    </w:lvl>
    <w:lvl w:ilvl="7" w:tplc="0C000003" w:tentative="1">
      <w:start w:val="1"/>
      <w:numFmt w:val="bullet"/>
      <w:lvlText w:val="o"/>
      <w:lvlJc w:val="left"/>
      <w:pPr>
        <w:ind w:left="6894" w:hanging="360"/>
      </w:pPr>
      <w:rPr>
        <w:rFonts w:ascii="Courier New" w:hAnsi="Courier New" w:cs="Courier New" w:hint="default"/>
      </w:rPr>
    </w:lvl>
    <w:lvl w:ilvl="8" w:tplc="0C000005" w:tentative="1">
      <w:start w:val="1"/>
      <w:numFmt w:val="bullet"/>
      <w:lvlText w:val=""/>
      <w:lvlJc w:val="left"/>
      <w:pPr>
        <w:ind w:left="7614" w:hanging="360"/>
      </w:pPr>
      <w:rPr>
        <w:rFonts w:ascii="Wingdings" w:hAnsi="Wingdings" w:hint="default"/>
      </w:rPr>
    </w:lvl>
  </w:abstractNum>
  <w:abstractNum w:abstractNumId="13" w15:restartNumberingAfterBreak="0">
    <w:nsid w:val="3CDD29AE"/>
    <w:multiLevelType w:val="hybridMultilevel"/>
    <w:tmpl w:val="A7620F6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40F40A99"/>
    <w:multiLevelType w:val="hybridMultilevel"/>
    <w:tmpl w:val="71926944"/>
    <w:lvl w:ilvl="0" w:tplc="E3BA1C86">
      <w:start w:val="2000"/>
      <w:numFmt w:val="bullet"/>
      <w:lvlText w:val="-"/>
      <w:lvlJc w:val="left"/>
      <w:pPr>
        <w:ind w:left="1070" w:hanging="710"/>
      </w:pPr>
      <w:rPr>
        <w:rFonts w:ascii="Montserrat" w:eastAsia="Arial" w:hAnsi="Montserrat"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7427AF8"/>
    <w:multiLevelType w:val="hybridMultilevel"/>
    <w:tmpl w:val="1B8629F4"/>
    <w:lvl w:ilvl="0" w:tplc="06506BAC">
      <w:start w:val="1"/>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7742F14"/>
    <w:multiLevelType w:val="hybridMultilevel"/>
    <w:tmpl w:val="FFFFFFFF"/>
    <w:lvl w:ilvl="0" w:tplc="0BE00214">
      <w:start w:val="1"/>
      <w:numFmt w:val="bullet"/>
      <w:lvlText w:val=""/>
      <w:lvlJc w:val="left"/>
      <w:pPr>
        <w:ind w:left="720" w:hanging="360"/>
      </w:pPr>
      <w:rPr>
        <w:rFonts w:ascii="Symbol" w:hAnsi="Symbol" w:hint="default"/>
      </w:rPr>
    </w:lvl>
    <w:lvl w:ilvl="1" w:tplc="0596B122">
      <w:start w:val="1"/>
      <w:numFmt w:val="bullet"/>
      <w:lvlText w:val="o"/>
      <w:lvlJc w:val="left"/>
      <w:pPr>
        <w:ind w:left="1440" w:hanging="360"/>
      </w:pPr>
      <w:rPr>
        <w:rFonts w:ascii="Courier New" w:hAnsi="Courier New" w:hint="default"/>
      </w:rPr>
    </w:lvl>
    <w:lvl w:ilvl="2" w:tplc="ECFAB6F6">
      <w:start w:val="1"/>
      <w:numFmt w:val="bullet"/>
      <w:lvlText w:val=""/>
      <w:lvlJc w:val="left"/>
      <w:pPr>
        <w:ind w:left="2160" w:hanging="360"/>
      </w:pPr>
      <w:rPr>
        <w:rFonts w:ascii="Wingdings" w:hAnsi="Wingdings" w:hint="default"/>
      </w:rPr>
    </w:lvl>
    <w:lvl w:ilvl="3" w:tplc="96A6D720">
      <w:start w:val="1"/>
      <w:numFmt w:val="bullet"/>
      <w:lvlText w:val=""/>
      <w:lvlJc w:val="left"/>
      <w:pPr>
        <w:ind w:left="2880" w:hanging="360"/>
      </w:pPr>
      <w:rPr>
        <w:rFonts w:ascii="Symbol" w:hAnsi="Symbol" w:hint="default"/>
      </w:rPr>
    </w:lvl>
    <w:lvl w:ilvl="4" w:tplc="A2B6B418">
      <w:start w:val="1"/>
      <w:numFmt w:val="bullet"/>
      <w:lvlText w:val="o"/>
      <w:lvlJc w:val="left"/>
      <w:pPr>
        <w:ind w:left="3600" w:hanging="360"/>
      </w:pPr>
      <w:rPr>
        <w:rFonts w:ascii="Courier New" w:hAnsi="Courier New" w:hint="default"/>
      </w:rPr>
    </w:lvl>
    <w:lvl w:ilvl="5" w:tplc="A0A67644">
      <w:start w:val="1"/>
      <w:numFmt w:val="bullet"/>
      <w:lvlText w:val=""/>
      <w:lvlJc w:val="left"/>
      <w:pPr>
        <w:ind w:left="4320" w:hanging="360"/>
      </w:pPr>
      <w:rPr>
        <w:rFonts w:ascii="Wingdings" w:hAnsi="Wingdings" w:hint="default"/>
      </w:rPr>
    </w:lvl>
    <w:lvl w:ilvl="6" w:tplc="9238D15E">
      <w:start w:val="1"/>
      <w:numFmt w:val="bullet"/>
      <w:lvlText w:val=""/>
      <w:lvlJc w:val="left"/>
      <w:pPr>
        <w:ind w:left="5040" w:hanging="360"/>
      </w:pPr>
      <w:rPr>
        <w:rFonts w:ascii="Symbol" w:hAnsi="Symbol" w:hint="default"/>
      </w:rPr>
    </w:lvl>
    <w:lvl w:ilvl="7" w:tplc="A004689C">
      <w:start w:val="1"/>
      <w:numFmt w:val="bullet"/>
      <w:lvlText w:val="o"/>
      <w:lvlJc w:val="left"/>
      <w:pPr>
        <w:ind w:left="5760" w:hanging="360"/>
      </w:pPr>
      <w:rPr>
        <w:rFonts w:ascii="Courier New" w:hAnsi="Courier New" w:hint="default"/>
      </w:rPr>
    </w:lvl>
    <w:lvl w:ilvl="8" w:tplc="86D63BFA">
      <w:start w:val="1"/>
      <w:numFmt w:val="bullet"/>
      <w:lvlText w:val=""/>
      <w:lvlJc w:val="left"/>
      <w:pPr>
        <w:ind w:left="6480" w:hanging="360"/>
      </w:pPr>
      <w:rPr>
        <w:rFonts w:ascii="Wingdings" w:hAnsi="Wingdings" w:hint="default"/>
      </w:rPr>
    </w:lvl>
  </w:abstractNum>
  <w:abstractNum w:abstractNumId="17" w15:restartNumberingAfterBreak="0">
    <w:nsid w:val="4813918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BF1BFE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DB65C2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EFC6A8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25306AC"/>
    <w:multiLevelType w:val="multilevel"/>
    <w:tmpl w:val="518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B62CE"/>
    <w:multiLevelType w:val="multilevel"/>
    <w:tmpl w:val="8A6A71CC"/>
    <w:lvl w:ilvl="0">
      <w:start w:val="1"/>
      <w:numFmt w:val="decimal"/>
      <w:pStyle w:val="Titre1"/>
      <w:lvlText w:val="%1"/>
      <w:lvlJc w:val="left"/>
      <w:pPr>
        <w:ind w:left="432" w:hanging="432"/>
      </w:pPr>
      <w:rPr>
        <w:b/>
        <w:bCs/>
      </w:rPr>
    </w:lvl>
    <w:lvl w:ilvl="1">
      <w:start w:val="1"/>
      <w:numFmt w:val="decimal"/>
      <w:pStyle w:val="Titre2"/>
      <w:lvlText w:val="%1.%2"/>
      <w:lvlJc w:val="left"/>
      <w:pPr>
        <w:ind w:left="576" w:hanging="576"/>
      </w:pPr>
      <w:rPr>
        <w:b/>
        <w:bCs/>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3" w15:restartNumberingAfterBreak="0">
    <w:nsid w:val="78CF5DFB"/>
    <w:multiLevelType w:val="hybridMultilevel"/>
    <w:tmpl w:val="3C8E99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591934031">
    <w:abstractNumId w:val="3"/>
  </w:num>
  <w:num w:numId="2" w16cid:durableId="23210639">
    <w:abstractNumId w:val="13"/>
  </w:num>
  <w:num w:numId="3" w16cid:durableId="362676228">
    <w:abstractNumId w:val="16"/>
  </w:num>
  <w:num w:numId="4" w16cid:durableId="1360544575">
    <w:abstractNumId w:val="20"/>
  </w:num>
  <w:num w:numId="5" w16cid:durableId="1526822718">
    <w:abstractNumId w:val="6"/>
  </w:num>
  <w:num w:numId="6" w16cid:durableId="2047098801">
    <w:abstractNumId w:val="17"/>
  </w:num>
  <w:num w:numId="7" w16cid:durableId="1436169623">
    <w:abstractNumId w:val="1"/>
  </w:num>
  <w:num w:numId="8" w16cid:durableId="2101559372">
    <w:abstractNumId w:val="18"/>
  </w:num>
  <w:num w:numId="9" w16cid:durableId="335114216">
    <w:abstractNumId w:val="19"/>
  </w:num>
  <w:num w:numId="10" w16cid:durableId="423840814">
    <w:abstractNumId w:val="2"/>
  </w:num>
  <w:num w:numId="11" w16cid:durableId="1718970857">
    <w:abstractNumId w:val="22"/>
  </w:num>
  <w:num w:numId="12" w16cid:durableId="159930448">
    <w:abstractNumId w:val="9"/>
  </w:num>
  <w:num w:numId="13" w16cid:durableId="2098477540">
    <w:abstractNumId w:val="7"/>
  </w:num>
  <w:num w:numId="14" w16cid:durableId="1125348316">
    <w:abstractNumId w:val="15"/>
  </w:num>
  <w:num w:numId="15" w16cid:durableId="554051391">
    <w:abstractNumId w:val="21"/>
  </w:num>
  <w:num w:numId="16" w16cid:durableId="1359233658">
    <w:abstractNumId w:val="4"/>
  </w:num>
  <w:num w:numId="17" w16cid:durableId="534656061">
    <w:abstractNumId w:val="14"/>
  </w:num>
  <w:num w:numId="18" w16cid:durableId="474840396">
    <w:abstractNumId w:val="8"/>
  </w:num>
  <w:num w:numId="19" w16cid:durableId="847062342">
    <w:abstractNumId w:val="10"/>
  </w:num>
  <w:num w:numId="20" w16cid:durableId="121076630">
    <w:abstractNumId w:val="5"/>
  </w:num>
  <w:num w:numId="21" w16cid:durableId="1808550651">
    <w:abstractNumId w:val="11"/>
  </w:num>
  <w:num w:numId="22" w16cid:durableId="1640919878">
    <w:abstractNumId w:val="0"/>
  </w:num>
  <w:num w:numId="23" w16cid:durableId="665549199">
    <w:abstractNumId w:val="12"/>
  </w:num>
  <w:num w:numId="24" w16cid:durableId="1048652710">
    <w:abstractNumId w:val="22"/>
  </w:num>
  <w:num w:numId="25" w16cid:durableId="2060859975">
    <w:abstractNumId w:val="2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rveau KATCHON">
    <w15:presenceInfo w15:providerId="Windows Live" w15:userId="f99003a5989341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fr-FR" w:vendorID="64" w:dllVersion="0" w:nlCheck="1" w:checkStyle="0"/>
  <w:activeWritingStyle w:appName="MSWord" w:lang="en-US" w:vendorID="64" w:dllVersion="0" w:nlCheck="1" w:checkStyle="0"/>
  <w:activeWritingStyle w:appName="MSWord" w:lang="fr-FR" w:vendorID="64" w:dllVersion="6" w:nlCheck="1" w:checkStyle="1"/>
  <w:activeWritingStyle w:appName="MSWord" w:lang="fr-CA" w:vendorID="64" w:dllVersion="0" w:nlCheck="1" w:checkStyle="0"/>
  <w:activeWritingStyle w:appName="MSWord" w:lang="en-029" w:vendorID="64" w:dllVersion="0" w:nlCheck="1" w:checkStyle="0"/>
  <w:activeWritingStyle w:appName="MSWord" w:lang="fr-FR" w:vendorID="64" w:dllVersion="4096"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6F8"/>
    <w:rsid w:val="00000BA3"/>
    <w:rsid w:val="00001543"/>
    <w:rsid w:val="00001A26"/>
    <w:rsid w:val="0000262B"/>
    <w:rsid w:val="00002992"/>
    <w:rsid w:val="00002C37"/>
    <w:rsid w:val="00002D51"/>
    <w:rsid w:val="0000405E"/>
    <w:rsid w:val="000049C1"/>
    <w:rsid w:val="00006250"/>
    <w:rsid w:val="00006778"/>
    <w:rsid w:val="00006D19"/>
    <w:rsid w:val="00006EC1"/>
    <w:rsid w:val="000071A8"/>
    <w:rsid w:val="00007B8F"/>
    <w:rsid w:val="00007BA8"/>
    <w:rsid w:val="00007EEA"/>
    <w:rsid w:val="0001057B"/>
    <w:rsid w:val="00010DAD"/>
    <w:rsid w:val="00010F41"/>
    <w:rsid w:val="00011B83"/>
    <w:rsid w:val="000127DC"/>
    <w:rsid w:val="000129B8"/>
    <w:rsid w:val="00012D18"/>
    <w:rsid w:val="0001302F"/>
    <w:rsid w:val="000139A5"/>
    <w:rsid w:val="00013F06"/>
    <w:rsid w:val="00014535"/>
    <w:rsid w:val="00014D66"/>
    <w:rsid w:val="00016B3C"/>
    <w:rsid w:val="000176B5"/>
    <w:rsid w:val="000178D6"/>
    <w:rsid w:val="00017BA6"/>
    <w:rsid w:val="00017FA5"/>
    <w:rsid w:val="000202F9"/>
    <w:rsid w:val="000206E7"/>
    <w:rsid w:val="00020DBD"/>
    <w:rsid w:val="0002141F"/>
    <w:rsid w:val="00021C89"/>
    <w:rsid w:val="00022F42"/>
    <w:rsid w:val="00024A86"/>
    <w:rsid w:val="00025170"/>
    <w:rsid w:val="0002619E"/>
    <w:rsid w:val="000263BD"/>
    <w:rsid w:val="000268CA"/>
    <w:rsid w:val="00026B9D"/>
    <w:rsid w:val="00026FD6"/>
    <w:rsid w:val="0002733D"/>
    <w:rsid w:val="000310DD"/>
    <w:rsid w:val="00033754"/>
    <w:rsid w:val="00033AF0"/>
    <w:rsid w:val="00033CCB"/>
    <w:rsid w:val="00034167"/>
    <w:rsid w:val="000344FA"/>
    <w:rsid w:val="00034D41"/>
    <w:rsid w:val="00034D76"/>
    <w:rsid w:val="00034DBA"/>
    <w:rsid w:val="0003517F"/>
    <w:rsid w:val="00035197"/>
    <w:rsid w:val="000352E3"/>
    <w:rsid w:val="00036CDA"/>
    <w:rsid w:val="00037809"/>
    <w:rsid w:val="0004097F"/>
    <w:rsid w:val="000413EE"/>
    <w:rsid w:val="000417B1"/>
    <w:rsid w:val="00041936"/>
    <w:rsid w:val="00042CE0"/>
    <w:rsid w:val="00043421"/>
    <w:rsid w:val="00044406"/>
    <w:rsid w:val="00044992"/>
    <w:rsid w:val="00045643"/>
    <w:rsid w:val="00045645"/>
    <w:rsid w:val="0004591B"/>
    <w:rsid w:val="00045A64"/>
    <w:rsid w:val="000472F4"/>
    <w:rsid w:val="0004753D"/>
    <w:rsid w:val="00047FC3"/>
    <w:rsid w:val="000510FD"/>
    <w:rsid w:val="0005182E"/>
    <w:rsid w:val="00051B56"/>
    <w:rsid w:val="000521FD"/>
    <w:rsid w:val="00053380"/>
    <w:rsid w:val="0005372F"/>
    <w:rsid w:val="00053778"/>
    <w:rsid w:val="000539EF"/>
    <w:rsid w:val="00054EAE"/>
    <w:rsid w:val="00055119"/>
    <w:rsid w:val="00055267"/>
    <w:rsid w:val="0005570A"/>
    <w:rsid w:val="00055D47"/>
    <w:rsid w:val="00055F0E"/>
    <w:rsid w:val="00056229"/>
    <w:rsid w:val="00056C57"/>
    <w:rsid w:val="00057EA8"/>
    <w:rsid w:val="00061730"/>
    <w:rsid w:val="000624B2"/>
    <w:rsid w:val="00063741"/>
    <w:rsid w:val="00064603"/>
    <w:rsid w:val="00065C3C"/>
    <w:rsid w:val="0006720B"/>
    <w:rsid w:val="0006736D"/>
    <w:rsid w:val="000677B8"/>
    <w:rsid w:val="00067FA7"/>
    <w:rsid w:val="00070417"/>
    <w:rsid w:val="00070749"/>
    <w:rsid w:val="00070E49"/>
    <w:rsid w:val="00071F57"/>
    <w:rsid w:val="000725C4"/>
    <w:rsid w:val="0007282C"/>
    <w:rsid w:val="00072C86"/>
    <w:rsid w:val="00074015"/>
    <w:rsid w:val="00074493"/>
    <w:rsid w:val="00075058"/>
    <w:rsid w:val="00075D4E"/>
    <w:rsid w:val="0007671D"/>
    <w:rsid w:val="00076991"/>
    <w:rsid w:val="00076AEA"/>
    <w:rsid w:val="00076E05"/>
    <w:rsid w:val="00077935"/>
    <w:rsid w:val="00077B84"/>
    <w:rsid w:val="00077D60"/>
    <w:rsid w:val="00080586"/>
    <w:rsid w:val="00081262"/>
    <w:rsid w:val="00082CE1"/>
    <w:rsid w:val="000837CF"/>
    <w:rsid w:val="00084740"/>
    <w:rsid w:val="00084750"/>
    <w:rsid w:val="00084F2D"/>
    <w:rsid w:val="00085B71"/>
    <w:rsid w:val="00085D65"/>
    <w:rsid w:val="00086036"/>
    <w:rsid w:val="00086A9E"/>
    <w:rsid w:val="00090629"/>
    <w:rsid w:val="00092386"/>
    <w:rsid w:val="0009328C"/>
    <w:rsid w:val="000943D1"/>
    <w:rsid w:val="000947B8"/>
    <w:rsid w:val="00094A47"/>
    <w:rsid w:val="00095CF5"/>
    <w:rsid w:val="00095EC2"/>
    <w:rsid w:val="00097B78"/>
    <w:rsid w:val="00097DF3"/>
    <w:rsid w:val="000A023D"/>
    <w:rsid w:val="000A0EEB"/>
    <w:rsid w:val="000A112D"/>
    <w:rsid w:val="000A2981"/>
    <w:rsid w:val="000A29FE"/>
    <w:rsid w:val="000A2A20"/>
    <w:rsid w:val="000A2A46"/>
    <w:rsid w:val="000A4884"/>
    <w:rsid w:val="000A4DCD"/>
    <w:rsid w:val="000A4FF4"/>
    <w:rsid w:val="000A5ADE"/>
    <w:rsid w:val="000A78A7"/>
    <w:rsid w:val="000A7DA1"/>
    <w:rsid w:val="000B0715"/>
    <w:rsid w:val="000B0CD5"/>
    <w:rsid w:val="000B1C75"/>
    <w:rsid w:val="000B1EFE"/>
    <w:rsid w:val="000B2469"/>
    <w:rsid w:val="000B27CE"/>
    <w:rsid w:val="000B27ED"/>
    <w:rsid w:val="000B2E48"/>
    <w:rsid w:val="000B3284"/>
    <w:rsid w:val="000B37CC"/>
    <w:rsid w:val="000B430E"/>
    <w:rsid w:val="000B4A50"/>
    <w:rsid w:val="000B5CC2"/>
    <w:rsid w:val="000B60F6"/>
    <w:rsid w:val="000B6485"/>
    <w:rsid w:val="000B673D"/>
    <w:rsid w:val="000B6CFE"/>
    <w:rsid w:val="000B7246"/>
    <w:rsid w:val="000B76FE"/>
    <w:rsid w:val="000B7E46"/>
    <w:rsid w:val="000C05BF"/>
    <w:rsid w:val="000C0B48"/>
    <w:rsid w:val="000C16CB"/>
    <w:rsid w:val="000C1B94"/>
    <w:rsid w:val="000C1F36"/>
    <w:rsid w:val="000C22F7"/>
    <w:rsid w:val="000C25FF"/>
    <w:rsid w:val="000C2928"/>
    <w:rsid w:val="000C32A4"/>
    <w:rsid w:val="000C366F"/>
    <w:rsid w:val="000C3736"/>
    <w:rsid w:val="000C39B4"/>
    <w:rsid w:val="000C3A75"/>
    <w:rsid w:val="000C41D0"/>
    <w:rsid w:val="000C429A"/>
    <w:rsid w:val="000C47CD"/>
    <w:rsid w:val="000C47FA"/>
    <w:rsid w:val="000C4B74"/>
    <w:rsid w:val="000C55D9"/>
    <w:rsid w:val="000C5785"/>
    <w:rsid w:val="000C5F3A"/>
    <w:rsid w:val="000C6827"/>
    <w:rsid w:val="000C6C77"/>
    <w:rsid w:val="000C7E45"/>
    <w:rsid w:val="000C7E69"/>
    <w:rsid w:val="000D004A"/>
    <w:rsid w:val="000D010D"/>
    <w:rsid w:val="000D09CD"/>
    <w:rsid w:val="000D0C15"/>
    <w:rsid w:val="000D0CA9"/>
    <w:rsid w:val="000D0DB3"/>
    <w:rsid w:val="000D0F24"/>
    <w:rsid w:val="000D2875"/>
    <w:rsid w:val="000D2EFB"/>
    <w:rsid w:val="000D378C"/>
    <w:rsid w:val="000D3E2B"/>
    <w:rsid w:val="000D41C2"/>
    <w:rsid w:val="000D4556"/>
    <w:rsid w:val="000D480F"/>
    <w:rsid w:val="000D4A60"/>
    <w:rsid w:val="000D61E7"/>
    <w:rsid w:val="000D681F"/>
    <w:rsid w:val="000D6E08"/>
    <w:rsid w:val="000D7372"/>
    <w:rsid w:val="000D788D"/>
    <w:rsid w:val="000E1148"/>
    <w:rsid w:val="000E16CB"/>
    <w:rsid w:val="000E18A6"/>
    <w:rsid w:val="000E286D"/>
    <w:rsid w:val="000E323C"/>
    <w:rsid w:val="000E386D"/>
    <w:rsid w:val="000E55A7"/>
    <w:rsid w:val="000E55E8"/>
    <w:rsid w:val="000E5B61"/>
    <w:rsid w:val="000E5C6F"/>
    <w:rsid w:val="000E6860"/>
    <w:rsid w:val="000E7040"/>
    <w:rsid w:val="000E748D"/>
    <w:rsid w:val="000E7849"/>
    <w:rsid w:val="000E7E90"/>
    <w:rsid w:val="000F0A5A"/>
    <w:rsid w:val="000F117A"/>
    <w:rsid w:val="000F17D3"/>
    <w:rsid w:val="000F224B"/>
    <w:rsid w:val="000F228C"/>
    <w:rsid w:val="000F4320"/>
    <w:rsid w:val="000F4778"/>
    <w:rsid w:val="000F4D4B"/>
    <w:rsid w:val="000F5026"/>
    <w:rsid w:val="000F51CB"/>
    <w:rsid w:val="000F571A"/>
    <w:rsid w:val="000F5C31"/>
    <w:rsid w:val="000F688F"/>
    <w:rsid w:val="00100254"/>
    <w:rsid w:val="0010078B"/>
    <w:rsid w:val="00100CBD"/>
    <w:rsid w:val="00100F12"/>
    <w:rsid w:val="00101576"/>
    <w:rsid w:val="001017DA"/>
    <w:rsid w:val="001022C2"/>
    <w:rsid w:val="001028BD"/>
    <w:rsid w:val="00102C2E"/>
    <w:rsid w:val="00102E71"/>
    <w:rsid w:val="00102EB6"/>
    <w:rsid w:val="0010361C"/>
    <w:rsid w:val="00104DD7"/>
    <w:rsid w:val="001062F4"/>
    <w:rsid w:val="0010786E"/>
    <w:rsid w:val="00110611"/>
    <w:rsid w:val="001110B7"/>
    <w:rsid w:val="0011184A"/>
    <w:rsid w:val="00111D68"/>
    <w:rsid w:val="00112594"/>
    <w:rsid w:val="00113141"/>
    <w:rsid w:val="0011326C"/>
    <w:rsid w:val="0011462E"/>
    <w:rsid w:val="00114844"/>
    <w:rsid w:val="001151CF"/>
    <w:rsid w:val="001153C6"/>
    <w:rsid w:val="00115F7E"/>
    <w:rsid w:val="001169D7"/>
    <w:rsid w:val="00117D9D"/>
    <w:rsid w:val="00120FB8"/>
    <w:rsid w:val="00121CE1"/>
    <w:rsid w:val="00121CFA"/>
    <w:rsid w:val="00122C80"/>
    <w:rsid w:val="00122D5E"/>
    <w:rsid w:val="00123AC7"/>
    <w:rsid w:val="00123F5A"/>
    <w:rsid w:val="001244A5"/>
    <w:rsid w:val="00124508"/>
    <w:rsid w:val="00124C89"/>
    <w:rsid w:val="00125586"/>
    <w:rsid w:val="00126265"/>
    <w:rsid w:val="001277B2"/>
    <w:rsid w:val="00127AD3"/>
    <w:rsid w:val="00127B68"/>
    <w:rsid w:val="00130151"/>
    <w:rsid w:val="0013020B"/>
    <w:rsid w:val="00130BE3"/>
    <w:rsid w:val="00130FD5"/>
    <w:rsid w:val="001311E8"/>
    <w:rsid w:val="0013133E"/>
    <w:rsid w:val="00132389"/>
    <w:rsid w:val="001324BC"/>
    <w:rsid w:val="001337B2"/>
    <w:rsid w:val="0013430C"/>
    <w:rsid w:val="0013498E"/>
    <w:rsid w:val="00136B90"/>
    <w:rsid w:val="00136C95"/>
    <w:rsid w:val="00136F32"/>
    <w:rsid w:val="00141089"/>
    <w:rsid w:val="0014133B"/>
    <w:rsid w:val="00141638"/>
    <w:rsid w:val="00141F19"/>
    <w:rsid w:val="00142A8E"/>
    <w:rsid w:val="00142E37"/>
    <w:rsid w:val="00143BD0"/>
    <w:rsid w:val="00144826"/>
    <w:rsid w:val="00144AB4"/>
    <w:rsid w:val="0014586B"/>
    <w:rsid w:val="0014614D"/>
    <w:rsid w:val="0014649A"/>
    <w:rsid w:val="00146805"/>
    <w:rsid w:val="001468FC"/>
    <w:rsid w:val="00146CC9"/>
    <w:rsid w:val="00147932"/>
    <w:rsid w:val="001479E8"/>
    <w:rsid w:val="001503C6"/>
    <w:rsid w:val="00151D5F"/>
    <w:rsid w:val="001536AB"/>
    <w:rsid w:val="00154522"/>
    <w:rsid w:val="001546BC"/>
    <w:rsid w:val="00154983"/>
    <w:rsid w:val="00154FAF"/>
    <w:rsid w:val="001554C6"/>
    <w:rsid w:val="00155681"/>
    <w:rsid w:val="00156033"/>
    <w:rsid w:val="001560EB"/>
    <w:rsid w:val="001562D3"/>
    <w:rsid w:val="0015643E"/>
    <w:rsid w:val="00156A39"/>
    <w:rsid w:val="001571EB"/>
    <w:rsid w:val="001572C6"/>
    <w:rsid w:val="001573EB"/>
    <w:rsid w:val="00160027"/>
    <w:rsid w:val="0016005B"/>
    <w:rsid w:val="001607DC"/>
    <w:rsid w:val="0016148E"/>
    <w:rsid w:val="00161808"/>
    <w:rsid w:val="00162659"/>
    <w:rsid w:val="00162C0F"/>
    <w:rsid w:val="001631DC"/>
    <w:rsid w:val="00163650"/>
    <w:rsid w:val="001646FD"/>
    <w:rsid w:val="0016494F"/>
    <w:rsid w:val="001658F7"/>
    <w:rsid w:val="00165B36"/>
    <w:rsid w:val="00166A54"/>
    <w:rsid w:val="00166BF6"/>
    <w:rsid w:val="0016739D"/>
    <w:rsid w:val="00167437"/>
    <w:rsid w:val="00171482"/>
    <w:rsid w:val="00172C6E"/>
    <w:rsid w:val="00172F24"/>
    <w:rsid w:val="00173636"/>
    <w:rsid w:val="00173694"/>
    <w:rsid w:val="00173851"/>
    <w:rsid w:val="0017411F"/>
    <w:rsid w:val="00174D43"/>
    <w:rsid w:val="0017530E"/>
    <w:rsid w:val="00176121"/>
    <w:rsid w:val="001762B0"/>
    <w:rsid w:val="0017652E"/>
    <w:rsid w:val="00176AD9"/>
    <w:rsid w:val="0017783F"/>
    <w:rsid w:val="00177E7C"/>
    <w:rsid w:val="00182F72"/>
    <w:rsid w:val="00184461"/>
    <w:rsid w:val="00185140"/>
    <w:rsid w:val="001852C6"/>
    <w:rsid w:val="001852D4"/>
    <w:rsid w:val="00185AB8"/>
    <w:rsid w:val="00186919"/>
    <w:rsid w:val="00186A67"/>
    <w:rsid w:val="00186B36"/>
    <w:rsid w:val="00187088"/>
    <w:rsid w:val="001873BB"/>
    <w:rsid w:val="001877F1"/>
    <w:rsid w:val="001902F3"/>
    <w:rsid w:val="00190B15"/>
    <w:rsid w:val="00190C7D"/>
    <w:rsid w:val="00190CAD"/>
    <w:rsid w:val="00191339"/>
    <w:rsid w:val="001914CB"/>
    <w:rsid w:val="00191C3B"/>
    <w:rsid w:val="0019220B"/>
    <w:rsid w:val="0019348B"/>
    <w:rsid w:val="00193546"/>
    <w:rsid w:val="001943EA"/>
    <w:rsid w:val="001944D6"/>
    <w:rsid w:val="00194AC8"/>
    <w:rsid w:val="00195500"/>
    <w:rsid w:val="0019676B"/>
    <w:rsid w:val="00196D3D"/>
    <w:rsid w:val="001971EA"/>
    <w:rsid w:val="00197CAF"/>
    <w:rsid w:val="00197EF9"/>
    <w:rsid w:val="001A15E6"/>
    <w:rsid w:val="001A1B5C"/>
    <w:rsid w:val="001A2A5A"/>
    <w:rsid w:val="001A2D97"/>
    <w:rsid w:val="001A3336"/>
    <w:rsid w:val="001A37D4"/>
    <w:rsid w:val="001A3E82"/>
    <w:rsid w:val="001A405A"/>
    <w:rsid w:val="001A5A15"/>
    <w:rsid w:val="001A5BA3"/>
    <w:rsid w:val="001A62DB"/>
    <w:rsid w:val="001A6D30"/>
    <w:rsid w:val="001A7130"/>
    <w:rsid w:val="001A78D7"/>
    <w:rsid w:val="001A7E9E"/>
    <w:rsid w:val="001B0700"/>
    <w:rsid w:val="001B0D7D"/>
    <w:rsid w:val="001B12A1"/>
    <w:rsid w:val="001B1A35"/>
    <w:rsid w:val="001B207D"/>
    <w:rsid w:val="001B339D"/>
    <w:rsid w:val="001B35CE"/>
    <w:rsid w:val="001B3661"/>
    <w:rsid w:val="001B4695"/>
    <w:rsid w:val="001B499A"/>
    <w:rsid w:val="001B4D8E"/>
    <w:rsid w:val="001B599D"/>
    <w:rsid w:val="001B6163"/>
    <w:rsid w:val="001B64CE"/>
    <w:rsid w:val="001B66B0"/>
    <w:rsid w:val="001B7025"/>
    <w:rsid w:val="001B7251"/>
    <w:rsid w:val="001B77C7"/>
    <w:rsid w:val="001C1764"/>
    <w:rsid w:val="001C1E00"/>
    <w:rsid w:val="001C2551"/>
    <w:rsid w:val="001C37F0"/>
    <w:rsid w:val="001C46BB"/>
    <w:rsid w:val="001C4DC5"/>
    <w:rsid w:val="001C68E6"/>
    <w:rsid w:val="001C7345"/>
    <w:rsid w:val="001C764B"/>
    <w:rsid w:val="001C770D"/>
    <w:rsid w:val="001C7BAB"/>
    <w:rsid w:val="001C7C07"/>
    <w:rsid w:val="001C7C12"/>
    <w:rsid w:val="001D0013"/>
    <w:rsid w:val="001D1347"/>
    <w:rsid w:val="001D3513"/>
    <w:rsid w:val="001D5DF7"/>
    <w:rsid w:val="001D633D"/>
    <w:rsid w:val="001D6E17"/>
    <w:rsid w:val="001D76F6"/>
    <w:rsid w:val="001D7C32"/>
    <w:rsid w:val="001E03F2"/>
    <w:rsid w:val="001E0F09"/>
    <w:rsid w:val="001E1F0D"/>
    <w:rsid w:val="001E1F3F"/>
    <w:rsid w:val="001E23E9"/>
    <w:rsid w:val="001E2AEE"/>
    <w:rsid w:val="001E2CC1"/>
    <w:rsid w:val="001E41C9"/>
    <w:rsid w:val="001E63E2"/>
    <w:rsid w:val="001E66B7"/>
    <w:rsid w:val="001F016A"/>
    <w:rsid w:val="001F0553"/>
    <w:rsid w:val="001F11D9"/>
    <w:rsid w:val="001F1A3A"/>
    <w:rsid w:val="001F1A78"/>
    <w:rsid w:val="001F32A7"/>
    <w:rsid w:val="001F4CB1"/>
    <w:rsid w:val="001F50DC"/>
    <w:rsid w:val="001F5921"/>
    <w:rsid w:val="001F7243"/>
    <w:rsid w:val="001F755C"/>
    <w:rsid w:val="00200345"/>
    <w:rsid w:val="002008D5"/>
    <w:rsid w:val="00200A70"/>
    <w:rsid w:val="00200F2E"/>
    <w:rsid w:val="00201A46"/>
    <w:rsid w:val="00201B94"/>
    <w:rsid w:val="00201F21"/>
    <w:rsid w:val="00202160"/>
    <w:rsid w:val="002025A1"/>
    <w:rsid w:val="0020288F"/>
    <w:rsid w:val="002032FE"/>
    <w:rsid w:val="00205BF5"/>
    <w:rsid w:val="00206678"/>
    <w:rsid w:val="002069C0"/>
    <w:rsid w:val="00206EC6"/>
    <w:rsid w:val="00206F99"/>
    <w:rsid w:val="002074F7"/>
    <w:rsid w:val="0020776B"/>
    <w:rsid w:val="00210507"/>
    <w:rsid w:val="00210A5C"/>
    <w:rsid w:val="00210A88"/>
    <w:rsid w:val="00211292"/>
    <w:rsid w:val="00211C52"/>
    <w:rsid w:val="00212807"/>
    <w:rsid w:val="00213030"/>
    <w:rsid w:val="0021372F"/>
    <w:rsid w:val="00213934"/>
    <w:rsid w:val="002139E4"/>
    <w:rsid w:val="002146C6"/>
    <w:rsid w:val="002148C2"/>
    <w:rsid w:val="00215023"/>
    <w:rsid w:val="0021681E"/>
    <w:rsid w:val="00217199"/>
    <w:rsid w:val="00217365"/>
    <w:rsid w:val="002174B1"/>
    <w:rsid w:val="002176A6"/>
    <w:rsid w:val="002176B4"/>
    <w:rsid w:val="0021787E"/>
    <w:rsid w:val="00220E83"/>
    <w:rsid w:val="002212EE"/>
    <w:rsid w:val="00221306"/>
    <w:rsid w:val="002223B8"/>
    <w:rsid w:val="00222BC6"/>
    <w:rsid w:val="002235CA"/>
    <w:rsid w:val="00224478"/>
    <w:rsid w:val="00224F17"/>
    <w:rsid w:val="002251F1"/>
    <w:rsid w:val="00225D88"/>
    <w:rsid w:val="002267E1"/>
    <w:rsid w:val="00226A4E"/>
    <w:rsid w:val="00226B0C"/>
    <w:rsid w:val="00226C9F"/>
    <w:rsid w:val="0022768F"/>
    <w:rsid w:val="0022794F"/>
    <w:rsid w:val="0023019E"/>
    <w:rsid w:val="00230726"/>
    <w:rsid w:val="00230B2D"/>
    <w:rsid w:val="00233A21"/>
    <w:rsid w:val="00234801"/>
    <w:rsid w:val="00235355"/>
    <w:rsid w:val="00236111"/>
    <w:rsid w:val="002370BA"/>
    <w:rsid w:val="0023768D"/>
    <w:rsid w:val="00237F06"/>
    <w:rsid w:val="002403DC"/>
    <w:rsid w:val="002406BB"/>
    <w:rsid w:val="002407F8"/>
    <w:rsid w:val="00240926"/>
    <w:rsid w:val="00240DFB"/>
    <w:rsid w:val="002416F3"/>
    <w:rsid w:val="00241BA1"/>
    <w:rsid w:val="00243730"/>
    <w:rsid w:val="00244343"/>
    <w:rsid w:val="00244F7C"/>
    <w:rsid w:val="00245747"/>
    <w:rsid w:val="0024694A"/>
    <w:rsid w:val="00247AE9"/>
    <w:rsid w:val="00247CC3"/>
    <w:rsid w:val="00247D09"/>
    <w:rsid w:val="00247DF6"/>
    <w:rsid w:val="00247EFF"/>
    <w:rsid w:val="00251E1D"/>
    <w:rsid w:val="00252242"/>
    <w:rsid w:val="00253644"/>
    <w:rsid w:val="0025409F"/>
    <w:rsid w:val="00254D08"/>
    <w:rsid w:val="00255189"/>
    <w:rsid w:val="002575F2"/>
    <w:rsid w:val="002575F7"/>
    <w:rsid w:val="00257CA1"/>
    <w:rsid w:val="00257E70"/>
    <w:rsid w:val="002601E0"/>
    <w:rsid w:val="002605B1"/>
    <w:rsid w:val="002605BF"/>
    <w:rsid w:val="0026110A"/>
    <w:rsid w:val="0026133A"/>
    <w:rsid w:val="00261A2D"/>
    <w:rsid w:val="00262CE4"/>
    <w:rsid w:val="00262FC4"/>
    <w:rsid w:val="00263695"/>
    <w:rsid w:val="002645EB"/>
    <w:rsid w:val="00264B48"/>
    <w:rsid w:val="00264BDA"/>
    <w:rsid w:val="002651B2"/>
    <w:rsid w:val="00265B98"/>
    <w:rsid w:val="00266495"/>
    <w:rsid w:val="002666D8"/>
    <w:rsid w:val="0026733A"/>
    <w:rsid w:val="002679ED"/>
    <w:rsid w:val="00270183"/>
    <w:rsid w:val="002708AC"/>
    <w:rsid w:val="00270B2A"/>
    <w:rsid w:val="00270EEF"/>
    <w:rsid w:val="00270F96"/>
    <w:rsid w:val="00271770"/>
    <w:rsid w:val="00271D50"/>
    <w:rsid w:val="00272AAC"/>
    <w:rsid w:val="00274290"/>
    <w:rsid w:val="00274C92"/>
    <w:rsid w:val="002754B5"/>
    <w:rsid w:val="00275761"/>
    <w:rsid w:val="00275AE2"/>
    <w:rsid w:val="0027605C"/>
    <w:rsid w:val="00276F3D"/>
    <w:rsid w:val="002802DF"/>
    <w:rsid w:val="0028045C"/>
    <w:rsid w:val="002813A0"/>
    <w:rsid w:val="002823B1"/>
    <w:rsid w:val="002826B4"/>
    <w:rsid w:val="0028306D"/>
    <w:rsid w:val="00283D41"/>
    <w:rsid w:val="002840FC"/>
    <w:rsid w:val="002841FE"/>
    <w:rsid w:val="00284E6E"/>
    <w:rsid w:val="00284F9C"/>
    <w:rsid w:val="00285422"/>
    <w:rsid w:val="00285477"/>
    <w:rsid w:val="00286019"/>
    <w:rsid w:val="00286DF0"/>
    <w:rsid w:val="00286EDC"/>
    <w:rsid w:val="00287647"/>
    <w:rsid w:val="00287772"/>
    <w:rsid w:val="00287B88"/>
    <w:rsid w:val="00291171"/>
    <w:rsid w:val="00291DB9"/>
    <w:rsid w:val="0029394A"/>
    <w:rsid w:val="00294D4F"/>
    <w:rsid w:val="00295F88"/>
    <w:rsid w:val="00296547"/>
    <w:rsid w:val="00297173"/>
    <w:rsid w:val="002972F1"/>
    <w:rsid w:val="00297691"/>
    <w:rsid w:val="002A0163"/>
    <w:rsid w:val="002A0385"/>
    <w:rsid w:val="002A0B76"/>
    <w:rsid w:val="002A173E"/>
    <w:rsid w:val="002A1F7F"/>
    <w:rsid w:val="002A33F4"/>
    <w:rsid w:val="002A4221"/>
    <w:rsid w:val="002A5AD9"/>
    <w:rsid w:val="002A5D25"/>
    <w:rsid w:val="002A70A5"/>
    <w:rsid w:val="002B0478"/>
    <w:rsid w:val="002B0B86"/>
    <w:rsid w:val="002B0CD1"/>
    <w:rsid w:val="002B11CB"/>
    <w:rsid w:val="002B12B6"/>
    <w:rsid w:val="002B187F"/>
    <w:rsid w:val="002B1D59"/>
    <w:rsid w:val="002B1FE7"/>
    <w:rsid w:val="002B4AAD"/>
    <w:rsid w:val="002B51AC"/>
    <w:rsid w:val="002B5775"/>
    <w:rsid w:val="002B5940"/>
    <w:rsid w:val="002B650A"/>
    <w:rsid w:val="002B697D"/>
    <w:rsid w:val="002B73A1"/>
    <w:rsid w:val="002C0021"/>
    <w:rsid w:val="002C11B1"/>
    <w:rsid w:val="002C11B5"/>
    <w:rsid w:val="002C1207"/>
    <w:rsid w:val="002C1388"/>
    <w:rsid w:val="002C191A"/>
    <w:rsid w:val="002C1B9F"/>
    <w:rsid w:val="002C267D"/>
    <w:rsid w:val="002C2B06"/>
    <w:rsid w:val="002C2C30"/>
    <w:rsid w:val="002C3057"/>
    <w:rsid w:val="002C30FC"/>
    <w:rsid w:val="002C511B"/>
    <w:rsid w:val="002C5F6C"/>
    <w:rsid w:val="002C61CC"/>
    <w:rsid w:val="002C6D62"/>
    <w:rsid w:val="002D0035"/>
    <w:rsid w:val="002D09F1"/>
    <w:rsid w:val="002D0BF5"/>
    <w:rsid w:val="002D1F05"/>
    <w:rsid w:val="002D22E1"/>
    <w:rsid w:val="002D3352"/>
    <w:rsid w:val="002D54FF"/>
    <w:rsid w:val="002D5851"/>
    <w:rsid w:val="002D6AA0"/>
    <w:rsid w:val="002D77F3"/>
    <w:rsid w:val="002D7DCF"/>
    <w:rsid w:val="002E0131"/>
    <w:rsid w:val="002E079A"/>
    <w:rsid w:val="002E08AE"/>
    <w:rsid w:val="002E0A85"/>
    <w:rsid w:val="002E0D59"/>
    <w:rsid w:val="002E0E1A"/>
    <w:rsid w:val="002E0F33"/>
    <w:rsid w:val="002E1106"/>
    <w:rsid w:val="002E272E"/>
    <w:rsid w:val="002E38F2"/>
    <w:rsid w:val="002E3BB9"/>
    <w:rsid w:val="002E3F3E"/>
    <w:rsid w:val="002E52FB"/>
    <w:rsid w:val="002E6B85"/>
    <w:rsid w:val="002E750F"/>
    <w:rsid w:val="002F06F7"/>
    <w:rsid w:val="002F0848"/>
    <w:rsid w:val="002F0A08"/>
    <w:rsid w:val="002F2754"/>
    <w:rsid w:val="002F292F"/>
    <w:rsid w:val="002F29B8"/>
    <w:rsid w:val="002F2BC0"/>
    <w:rsid w:val="002F3191"/>
    <w:rsid w:val="002F40C8"/>
    <w:rsid w:val="002F47A8"/>
    <w:rsid w:val="002F495F"/>
    <w:rsid w:val="002F51E4"/>
    <w:rsid w:val="002F5A8A"/>
    <w:rsid w:val="002F5FEA"/>
    <w:rsid w:val="002F6C10"/>
    <w:rsid w:val="002F7C97"/>
    <w:rsid w:val="003001D5"/>
    <w:rsid w:val="003004E2"/>
    <w:rsid w:val="003032C8"/>
    <w:rsid w:val="00303BAD"/>
    <w:rsid w:val="00303E6E"/>
    <w:rsid w:val="0030600C"/>
    <w:rsid w:val="00310652"/>
    <w:rsid w:val="00311BF7"/>
    <w:rsid w:val="00311D35"/>
    <w:rsid w:val="003122F4"/>
    <w:rsid w:val="00312678"/>
    <w:rsid w:val="00313484"/>
    <w:rsid w:val="0031378A"/>
    <w:rsid w:val="00313877"/>
    <w:rsid w:val="003158F5"/>
    <w:rsid w:val="00315DA5"/>
    <w:rsid w:val="003169AF"/>
    <w:rsid w:val="00320777"/>
    <w:rsid w:val="00322C61"/>
    <w:rsid w:val="00323FC9"/>
    <w:rsid w:val="0032422A"/>
    <w:rsid w:val="00324A08"/>
    <w:rsid w:val="00325298"/>
    <w:rsid w:val="0032573C"/>
    <w:rsid w:val="00325BB8"/>
    <w:rsid w:val="003273F6"/>
    <w:rsid w:val="003273FB"/>
    <w:rsid w:val="00327510"/>
    <w:rsid w:val="003275F0"/>
    <w:rsid w:val="00327BC0"/>
    <w:rsid w:val="00330140"/>
    <w:rsid w:val="00330168"/>
    <w:rsid w:val="00330885"/>
    <w:rsid w:val="00330FBF"/>
    <w:rsid w:val="00331AC5"/>
    <w:rsid w:val="00332C4B"/>
    <w:rsid w:val="00333993"/>
    <w:rsid w:val="00334BC7"/>
    <w:rsid w:val="0033641A"/>
    <w:rsid w:val="00336F72"/>
    <w:rsid w:val="00337417"/>
    <w:rsid w:val="00337A28"/>
    <w:rsid w:val="003402CD"/>
    <w:rsid w:val="00342A2F"/>
    <w:rsid w:val="00343249"/>
    <w:rsid w:val="00343FA6"/>
    <w:rsid w:val="0034413E"/>
    <w:rsid w:val="00344286"/>
    <w:rsid w:val="0034434C"/>
    <w:rsid w:val="00344358"/>
    <w:rsid w:val="0034521E"/>
    <w:rsid w:val="003455AE"/>
    <w:rsid w:val="00345F4A"/>
    <w:rsid w:val="00346004"/>
    <w:rsid w:val="00347D6C"/>
    <w:rsid w:val="00347DBD"/>
    <w:rsid w:val="00347E08"/>
    <w:rsid w:val="00350A78"/>
    <w:rsid w:val="00350E7F"/>
    <w:rsid w:val="0035112B"/>
    <w:rsid w:val="00351564"/>
    <w:rsid w:val="00352710"/>
    <w:rsid w:val="00352A36"/>
    <w:rsid w:val="00352E72"/>
    <w:rsid w:val="003530AB"/>
    <w:rsid w:val="00354123"/>
    <w:rsid w:val="0035467A"/>
    <w:rsid w:val="00354747"/>
    <w:rsid w:val="00354DBC"/>
    <w:rsid w:val="003555CF"/>
    <w:rsid w:val="0035645D"/>
    <w:rsid w:val="003564A1"/>
    <w:rsid w:val="00356E07"/>
    <w:rsid w:val="00356F8D"/>
    <w:rsid w:val="0035730C"/>
    <w:rsid w:val="00360DEC"/>
    <w:rsid w:val="00361422"/>
    <w:rsid w:val="00361A52"/>
    <w:rsid w:val="00361BF4"/>
    <w:rsid w:val="003621A2"/>
    <w:rsid w:val="003622A5"/>
    <w:rsid w:val="003627CA"/>
    <w:rsid w:val="00362DE0"/>
    <w:rsid w:val="003632B8"/>
    <w:rsid w:val="00363FED"/>
    <w:rsid w:val="0036494C"/>
    <w:rsid w:val="00364DCD"/>
    <w:rsid w:val="00364FEB"/>
    <w:rsid w:val="003651E5"/>
    <w:rsid w:val="00365227"/>
    <w:rsid w:val="003652DE"/>
    <w:rsid w:val="00365C64"/>
    <w:rsid w:val="003660A3"/>
    <w:rsid w:val="003669EA"/>
    <w:rsid w:val="00366A30"/>
    <w:rsid w:val="00367C57"/>
    <w:rsid w:val="00370AC4"/>
    <w:rsid w:val="003712FA"/>
    <w:rsid w:val="00371418"/>
    <w:rsid w:val="00371852"/>
    <w:rsid w:val="003718EB"/>
    <w:rsid w:val="00371BBF"/>
    <w:rsid w:val="003746DC"/>
    <w:rsid w:val="00374897"/>
    <w:rsid w:val="00376C0F"/>
    <w:rsid w:val="00376F60"/>
    <w:rsid w:val="00377048"/>
    <w:rsid w:val="00377B36"/>
    <w:rsid w:val="0038061F"/>
    <w:rsid w:val="0038063B"/>
    <w:rsid w:val="00380EA0"/>
    <w:rsid w:val="00380EAB"/>
    <w:rsid w:val="003814BC"/>
    <w:rsid w:val="00381E9E"/>
    <w:rsid w:val="00382894"/>
    <w:rsid w:val="00382E2A"/>
    <w:rsid w:val="003834BB"/>
    <w:rsid w:val="003838E6"/>
    <w:rsid w:val="00383903"/>
    <w:rsid w:val="00383B1F"/>
    <w:rsid w:val="003847FE"/>
    <w:rsid w:val="00385FF6"/>
    <w:rsid w:val="00386426"/>
    <w:rsid w:val="003865B5"/>
    <w:rsid w:val="0038672B"/>
    <w:rsid w:val="003879B6"/>
    <w:rsid w:val="00390C01"/>
    <w:rsid w:val="003917FA"/>
    <w:rsid w:val="00391907"/>
    <w:rsid w:val="0039191F"/>
    <w:rsid w:val="0039365D"/>
    <w:rsid w:val="0039473A"/>
    <w:rsid w:val="0039559F"/>
    <w:rsid w:val="0039639A"/>
    <w:rsid w:val="003A0337"/>
    <w:rsid w:val="003A0594"/>
    <w:rsid w:val="003A0AB1"/>
    <w:rsid w:val="003A0C76"/>
    <w:rsid w:val="003A1776"/>
    <w:rsid w:val="003A1799"/>
    <w:rsid w:val="003A19E5"/>
    <w:rsid w:val="003A2804"/>
    <w:rsid w:val="003A364D"/>
    <w:rsid w:val="003A3753"/>
    <w:rsid w:val="003A38D1"/>
    <w:rsid w:val="003A3F66"/>
    <w:rsid w:val="003A4B3A"/>
    <w:rsid w:val="003A4B6E"/>
    <w:rsid w:val="003A5E72"/>
    <w:rsid w:val="003AD257"/>
    <w:rsid w:val="003B01AD"/>
    <w:rsid w:val="003B036B"/>
    <w:rsid w:val="003B059D"/>
    <w:rsid w:val="003B0CEC"/>
    <w:rsid w:val="003B0DA9"/>
    <w:rsid w:val="003B0DB2"/>
    <w:rsid w:val="003B157B"/>
    <w:rsid w:val="003B1C4D"/>
    <w:rsid w:val="003B2055"/>
    <w:rsid w:val="003B2D2F"/>
    <w:rsid w:val="003B3411"/>
    <w:rsid w:val="003B34B7"/>
    <w:rsid w:val="003B361E"/>
    <w:rsid w:val="003B36A8"/>
    <w:rsid w:val="003B4270"/>
    <w:rsid w:val="003B48E0"/>
    <w:rsid w:val="003B4ABE"/>
    <w:rsid w:val="003B4C82"/>
    <w:rsid w:val="003B518A"/>
    <w:rsid w:val="003B564D"/>
    <w:rsid w:val="003B57C6"/>
    <w:rsid w:val="003B58EC"/>
    <w:rsid w:val="003B591C"/>
    <w:rsid w:val="003B5FC0"/>
    <w:rsid w:val="003B7901"/>
    <w:rsid w:val="003B7C11"/>
    <w:rsid w:val="003C04DB"/>
    <w:rsid w:val="003C0517"/>
    <w:rsid w:val="003C0979"/>
    <w:rsid w:val="003C0EE4"/>
    <w:rsid w:val="003C0FA9"/>
    <w:rsid w:val="003C0FB8"/>
    <w:rsid w:val="003C1283"/>
    <w:rsid w:val="003C1C46"/>
    <w:rsid w:val="003C23C5"/>
    <w:rsid w:val="003C29EA"/>
    <w:rsid w:val="003C2D86"/>
    <w:rsid w:val="003C3258"/>
    <w:rsid w:val="003C46FF"/>
    <w:rsid w:val="003C58D3"/>
    <w:rsid w:val="003C5F8C"/>
    <w:rsid w:val="003C5FB3"/>
    <w:rsid w:val="003C7F43"/>
    <w:rsid w:val="003D049B"/>
    <w:rsid w:val="003D0A02"/>
    <w:rsid w:val="003D0E60"/>
    <w:rsid w:val="003D0F86"/>
    <w:rsid w:val="003D28A5"/>
    <w:rsid w:val="003D3768"/>
    <w:rsid w:val="003D4054"/>
    <w:rsid w:val="003D46A1"/>
    <w:rsid w:val="003D4B85"/>
    <w:rsid w:val="003D55E4"/>
    <w:rsid w:val="003D6BE4"/>
    <w:rsid w:val="003D76DB"/>
    <w:rsid w:val="003E0488"/>
    <w:rsid w:val="003E1815"/>
    <w:rsid w:val="003E29D8"/>
    <w:rsid w:val="003E2F6C"/>
    <w:rsid w:val="003E54AB"/>
    <w:rsid w:val="003E55CD"/>
    <w:rsid w:val="003E5624"/>
    <w:rsid w:val="003E58E1"/>
    <w:rsid w:val="003E59D5"/>
    <w:rsid w:val="003E6393"/>
    <w:rsid w:val="003E7272"/>
    <w:rsid w:val="003F02FE"/>
    <w:rsid w:val="003F0B21"/>
    <w:rsid w:val="003F2904"/>
    <w:rsid w:val="003F2986"/>
    <w:rsid w:val="003F2E18"/>
    <w:rsid w:val="003F40FC"/>
    <w:rsid w:val="003F42E0"/>
    <w:rsid w:val="003F4D6E"/>
    <w:rsid w:val="003F7CB0"/>
    <w:rsid w:val="00401A25"/>
    <w:rsid w:val="00401FE4"/>
    <w:rsid w:val="00402093"/>
    <w:rsid w:val="0040246B"/>
    <w:rsid w:val="00403ADB"/>
    <w:rsid w:val="004051EE"/>
    <w:rsid w:val="004052E5"/>
    <w:rsid w:val="00405A27"/>
    <w:rsid w:val="00406203"/>
    <w:rsid w:val="00406624"/>
    <w:rsid w:val="00406D07"/>
    <w:rsid w:val="00406E41"/>
    <w:rsid w:val="0040752B"/>
    <w:rsid w:val="00407D71"/>
    <w:rsid w:val="00410394"/>
    <w:rsid w:val="00410C60"/>
    <w:rsid w:val="00410D19"/>
    <w:rsid w:val="00411490"/>
    <w:rsid w:val="004116FD"/>
    <w:rsid w:val="00411FD5"/>
    <w:rsid w:val="00413890"/>
    <w:rsid w:val="00413973"/>
    <w:rsid w:val="00413C40"/>
    <w:rsid w:val="00413DFD"/>
    <w:rsid w:val="00413F2E"/>
    <w:rsid w:val="00413FBA"/>
    <w:rsid w:val="00414531"/>
    <w:rsid w:val="004146B0"/>
    <w:rsid w:val="004149A8"/>
    <w:rsid w:val="004157FD"/>
    <w:rsid w:val="004158E4"/>
    <w:rsid w:val="00415A70"/>
    <w:rsid w:val="00415BF6"/>
    <w:rsid w:val="00415F57"/>
    <w:rsid w:val="004162E6"/>
    <w:rsid w:val="00416491"/>
    <w:rsid w:val="004165CB"/>
    <w:rsid w:val="00416DB1"/>
    <w:rsid w:val="0041713F"/>
    <w:rsid w:val="0041724D"/>
    <w:rsid w:val="004173B9"/>
    <w:rsid w:val="00417E8A"/>
    <w:rsid w:val="0042009F"/>
    <w:rsid w:val="004208EE"/>
    <w:rsid w:val="00420D3D"/>
    <w:rsid w:val="00421519"/>
    <w:rsid w:val="00422AFE"/>
    <w:rsid w:val="0042349F"/>
    <w:rsid w:val="00423C40"/>
    <w:rsid w:val="004247B8"/>
    <w:rsid w:val="00424952"/>
    <w:rsid w:val="004250A9"/>
    <w:rsid w:val="00426382"/>
    <w:rsid w:val="00427047"/>
    <w:rsid w:val="0042794A"/>
    <w:rsid w:val="004279EE"/>
    <w:rsid w:val="00432E8C"/>
    <w:rsid w:val="0043332B"/>
    <w:rsid w:val="00434311"/>
    <w:rsid w:val="00434593"/>
    <w:rsid w:val="00434883"/>
    <w:rsid w:val="00434B70"/>
    <w:rsid w:val="00435042"/>
    <w:rsid w:val="004365C0"/>
    <w:rsid w:val="00436BF2"/>
    <w:rsid w:val="00437E10"/>
    <w:rsid w:val="00440559"/>
    <w:rsid w:val="00442E4A"/>
    <w:rsid w:val="00443371"/>
    <w:rsid w:val="00443B1A"/>
    <w:rsid w:val="00444D84"/>
    <w:rsid w:val="004451FA"/>
    <w:rsid w:val="00445852"/>
    <w:rsid w:val="004460CC"/>
    <w:rsid w:val="00446433"/>
    <w:rsid w:val="00446DB9"/>
    <w:rsid w:val="0045051B"/>
    <w:rsid w:val="00451B8E"/>
    <w:rsid w:val="00451BB3"/>
    <w:rsid w:val="00452384"/>
    <w:rsid w:val="004525A6"/>
    <w:rsid w:val="00452EC5"/>
    <w:rsid w:val="00453913"/>
    <w:rsid w:val="00453C5C"/>
    <w:rsid w:val="004543C8"/>
    <w:rsid w:val="0045468A"/>
    <w:rsid w:val="00455EE7"/>
    <w:rsid w:val="004569DF"/>
    <w:rsid w:val="00457C9B"/>
    <w:rsid w:val="00461464"/>
    <w:rsid w:val="00461775"/>
    <w:rsid w:val="00461856"/>
    <w:rsid w:val="00461E17"/>
    <w:rsid w:val="004622ED"/>
    <w:rsid w:val="0046238B"/>
    <w:rsid w:val="00462989"/>
    <w:rsid w:val="00462AEF"/>
    <w:rsid w:val="004648A0"/>
    <w:rsid w:val="00464A96"/>
    <w:rsid w:val="00465EED"/>
    <w:rsid w:val="0046633F"/>
    <w:rsid w:val="00466ECA"/>
    <w:rsid w:val="004670D6"/>
    <w:rsid w:val="00467CEB"/>
    <w:rsid w:val="00471034"/>
    <w:rsid w:val="00472057"/>
    <w:rsid w:val="00472166"/>
    <w:rsid w:val="004721AD"/>
    <w:rsid w:val="0047365B"/>
    <w:rsid w:val="004738C5"/>
    <w:rsid w:val="0047459A"/>
    <w:rsid w:val="00474FC2"/>
    <w:rsid w:val="00475210"/>
    <w:rsid w:val="00475CCB"/>
    <w:rsid w:val="00477A60"/>
    <w:rsid w:val="00477ABE"/>
    <w:rsid w:val="004804B7"/>
    <w:rsid w:val="00480922"/>
    <w:rsid w:val="00480C33"/>
    <w:rsid w:val="00481165"/>
    <w:rsid w:val="00481923"/>
    <w:rsid w:val="00482726"/>
    <w:rsid w:val="00482A41"/>
    <w:rsid w:val="00482D0A"/>
    <w:rsid w:val="00483B47"/>
    <w:rsid w:val="00483DC7"/>
    <w:rsid w:val="004846D8"/>
    <w:rsid w:val="004850E5"/>
    <w:rsid w:val="004855AD"/>
    <w:rsid w:val="004859FA"/>
    <w:rsid w:val="00485E82"/>
    <w:rsid w:val="00485F3C"/>
    <w:rsid w:val="004872AF"/>
    <w:rsid w:val="004876A0"/>
    <w:rsid w:val="00487790"/>
    <w:rsid w:val="00487B48"/>
    <w:rsid w:val="00487C2F"/>
    <w:rsid w:val="004900D9"/>
    <w:rsid w:val="00491152"/>
    <w:rsid w:val="00491A15"/>
    <w:rsid w:val="004926A4"/>
    <w:rsid w:val="00492A31"/>
    <w:rsid w:val="00492C6F"/>
    <w:rsid w:val="00492E1B"/>
    <w:rsid w:val="00494007"/>
    <w:rsid w:val="00494A83"/>
    <w:rsid w:val="00494AAE"/>
    <w:rsid w:val="00494F0F"/>
    <w:rsid w:val="004951E4"/>
    <w:rsid w:val="00495861"/>
    <w:rsid w:val="0049599F"/>
    <w:rsid w:val="004967C1"/>
    <w:rsid w:val="00496F6F"/>
    <w:rsid w:val="004974C1"/>
    <w:rsid w:val="00497B5B"/>
    <w:rsid w:val="00497F60"/>
    <w:rsid w:val="004A09E6"/>
    <w:rsid w:val="004A124D"/>
    <w:rsid w:val="004A183F"/>
    <w:rsid w:val="004A2403"/>
    <w:rsid w:val="004A38AA"/>
    <w:rsid w:val="004A3F59"/>
    <w:rsid w:val="004A6F44"/>
    <w:rsid w:val="004B1B59"/>
    <w:rsid w:val="004B26B2"/>
    <w:rsid w:val="004B2B35"/>
    <w:rsid w:val="004B3122"/>
    <w:rsid w:val="004B38E4"/>
    <w:rsid w:val="004B3B4C"/>
    <w:rsid w:val="004B4531"/>
    <w:rsid w:val="004B5B53"/>
    <w:rsid w:val="004B62EA"/>
    <w:rsid w:val="004B693C"/>
    <w:rsid w:val="004B7E14"/>
    <w:rsid w:val="004C062F"/>
    <w:rsid w:val="004C0C31"/>
    <w:rsid w:val="004C1DE2"/>
    <w:rsid w:val="004C2B1D"/>
    <w:rsid w:val="004C3165"/>
    <w:rsid w:val="004C3222"/>
    <w:rsid w:val="004C34E5"/>
    <w:rsid w:val="004C3C24"/>
    <w:rsid w:val="004C4608"/>
    <w:rsid w:val="004C48C2"/>
    <w:rsid w:val="004C4B78"/>
    <w:rsid w:val="004C4C07"/>
    <w:rsid w:val="004C6EB7"/>
    <w:rsid w:val="004C7698"/>
    <w:rsid w:val="004C7DD1"/>
    <w:rsid w:val="004C7E8E"/>
    <w:rsid w:val="004D0D9E"/>
    <w:rsid w:val="004D0EA0"/>
    <w:rsid w:val="004D12C5"/>
    <w:rsid w:val="004D1F02"/>
    <w:rsid w:val="004D22C8"/>
    <w:rsid w:val="004D2321"/>
    <w:rsid w:val="004D2B4F"/>
    <w:rsid w:val="004D3086"/>
    <w:rsid w:val="004D33D3"/>
    <w:rsid w:val="004D3C7A"/>
    <w:rsid w:val="004D6045"/>
    <w:rsid w:val="004D65F2"/>
    <w:rsid w:val="004D6A0A"/>
    <w:rsid w:val="004D6FA8"/>
    <w:rsid w:val="004D719A"/>
    <w:rsid w:val="004D7903"/>
    <w:rsid w:val="004E03DC"/>
    <w:rsid w:val="004E0E12"/>
    <w:rsid w:val="004E33DC"/>
    <w:rsid w:val="004E3C07"/>
    <w:rsid w:val="004E3FFA"/>
    <w:rsid w:val="004E4CE7"/>
    <w:rsid w:val="004E4F40"/>
    <w:rsid w:val="004E665B"/>
    <w:rsid w:val="004E683F"/>
    <w:rsid w:val="004E691C"/>
    <w:rsid w:val="004E797F"/>
    <w:rsid w:val="004F0376"/>
    <w:rsid w:val="004F0D6D"/>
    <w:rsid w:val="004F1273"/>
    <w:rsid w:val="004F15C4"/>
    <w:rsid w:val="004F1CF7"/>
    <w:rsid w:val="004F22E1"/>
    <w:rsid w:val="004F2342"/>
    <w:rsid w:val="004F2EF6"/>
    <w:rsid w:val="004F35EB"/>
    <w:rsid w:val="004F385B"/>
    <w:rsid w:val="004F4812"/>
    <w:rsid w:val="004F50C6"/>
    <w:rsid w:val="004F5E4A"/>
    <w:rsid w:val="004F6619"/>
    <w:rsid w:val="004F6643"/>
    <w:rsid w:val="004F6B6F"/>
    <w:rsid w:val="005019D5"/>
    <w:rsid w:val="00501C10"/>
    <w:rsid w:val="00502782"/>
    <w:rsid w:val="00502C6C"/>
    <w:rsid w:val="00502F86"/>
    <w:rsid w:val="00503362"/>
    <w:rsid w:val="0050381D"/>
    <w:rsid w:val="0050599A"/>
    <w:rsid w:val="00505A25"/>
    <w:rsid w:val="00505B2B"/>
    <w:rsid w:val="00505B9B"/>
    <w:rsid w:val="0050665D"/>
    <w:rsid w:val="0050680B"/>
    <w:rsid w:val="00506F8E"/>
    <w:rsid w:val="005070F0"/>
    <w:rsid w:val="005073A1"/>
    <w:rsid w:val="00507540"/>
    <w:rsid w:val="00507F5E"/>
    <w:rsid w:val="005101D8"/>
    <w:rsid w:val="00510FF3"/>
    <w:rsid w:val="00511095"/>
    <w:rsid w:val="00511143"/>
    <w:rsid w:val="00511151"/>
    <w:rsid w:val="00511F54"/>
    <w:rsid w:val="005124C5"/>
    <w:rsid w:val="00512610"/>
    <w:rsid w:val="0051389C"/>
    <w:rsid w:val="00513ECA"/>
    <w:rsid w:val="00513F47"/>
    <w:rsid w:val="00515DE6"/>
    <w:rsid w:val="00517F66"/>
    <w:rsid w:val="00517F7D"/>
    <w:rsid w:val="00520013"/>
    <w:rsid w:val="0052011E"/>
    <w:rsid w:val="00521E6B"/>
    <w:rsid w:val="005235F8"/>
    <w:rsid w:val="00523BBB"/>
    <w:rsid w:val="005247B8"/>
    <w:rsid w:val="00524A00"/>
    <w:rsid w:val="00524C9C"/>
    <w:rsid w:val="00526076"/>
    <w:rsid w:val="005264E4"/>
    <w:rsid w:val="00526B85"/>
    <w:rsid w:val="005271FA"/>
    <w:rsid w:val="0052743B"/>
    <w:rsid w:val="00527798"/>
    <w:rsid w:val="005279A6"/>
    <w:rsid w:val="00527C8E"/>
    <w:rsid w:val="00527E5C"/>
    <w:rsid w:val="0053035A"/>
    <w:rsid w:val="0053127C"/>
    <w:rsid w:val="00531824"/>
    <w:rsid w:val="005318D4"/>
    <w:rsid w:val="0053273F"/>
    <w:rsid w:val="00532920"/>
    <w:rsid w:val="00533335"/>
    <w:rsid w:val="00533CC6"/>
    <w:rsid w:val="0053561A"/>
    <w:rsid w:val="00535BD5"/>
    <w:rsid w:val="00535E1F"/>
    <w:rsid w:val="00535FBE"/>
    <w:rsid w:val="005366D2"/>
    <w:rsid w:val="00536749"/>
    <w:rsid w:val="00537079"/>
    <w:rsid w:val="00537727"/>
    <w:rsid w:val="00540420"/>
    <w:rsid w:val="0054297B"/>
    <w:rsid w:val="005430C1"/>
    <w:rsid w:val="00543AF9"/>
    <w:rsid w:val="00544E28"/>
    <w:rsid w:val="0054521C"/>
    <w:rsid w:val="00545E51"/>
    <w:rsid w:val="005462CD"/>
    <w:rsid w:val="00546C6D"/>
    <w:rsid w:val="00546F1D"/>
    <w:rsid w:val="005470ED"/>
    <w:rsid w:val="00547C82"/>
    <w:rsid w:val="005502D3"/>
    <w:rsid w:val="00550826"/>
    <w:rsid w:val="00551050"/>
    <w:rsid w:val="00552A92"/>
    <w:rsid w:val="0055334C"/>
    <w:rsid w:val="005534A9"/>
    <w:rsid w:val="005534B7"/>
    <w:rsid w:val="0055412E"/>
    <w:rsid w:val="00554970"/>
    <w:rsid w:val="00554BAF"/>
    <w:rsid w:val="005550DD"/>
    <w:rsid w:val="005555A9"/>
    <w:rsid w:val="00555D90"/>
    <w:rsid w:val="00555EBB"/>
    <w:rsid w:val="00555F57"/>
    <w:rsid w:val="005560A3"/>
    <w:rsid w:val="005569B7"/>
    <w:rsid w:val="00557327"/>
    <w:rsid w:val="00560615"/>
    <w:rsid w:val="00560C16"/>
    <w:rsid w:val="0056130D"/>
    <w:rsid w:val="005617A4"/>
    <w:rsid w:val="005623DA"/>
    <w:rsid w:val="00562FA6"/>
    <w:rsid w:val="0056358D"/>
    <w:rsid w:val="005639EB"/>
    <w:rsid w:val="00563E23"/>
    <w:rsid w:val="005645A2"/>
    <w:rsid w:val="00564741"/>
    <w:rsid w:val="00564862"/>
    <w:rsid w:val="005648C9"/>
    <w:rsid w:val="00565195"/>
    <w:rsid w:val="00565299"/>
    <w:rsid w:val="0056538A"/>
    <w:rsid w:val="0056547E"/>
    <w:rsid w:val="00565B0F"/>
    <w:rsid w:val="00565DF3"/>
    <w:rsid w:val="0056622E"/>
    <w:rsid w:val="00567CCB"/>
    <w:rsid w:val="00570EF1"/>
    <w:rsid w:val="00571283"/>
    <w:rsid w:val="00571A65"/>
    <w:rsid w:val="005726E8"/>
    <w:rsid w:val="005749E9"/>
    <w:rsid w:val="0057506D"/>
    <w:rsid w:val="00575EF9"/>
    <w:rsid w:val="00576565"/>
    <w:rsid w:val="00576C35"/>
    <w:rsid w:val="00576FC8"/>
    <w:rsid w:val="00577604"/>
    <w:rsid w:val="005800ED"/>
    <w:rsid w:val="00580F14"/>
    <w:rsid w:val="00580FEE"/>
    <w:rsid w:val="00581808"/>
    <w:rsid w:val="00581D2C"/>
    <w:rsid w:val="00582AFA"/>
    <w:rsid w:val="00582AFE"/>
    <w:rsid w:val="00583377"/>
    <w:rsid w:val="00584402"/>
    <w:rsid w:val="005847C3"/>
    <w:rsid w:val="00584F9D"/>
    <w:rsid w:val="005853E3"/>
    <w:rsid w:val="0058603C"/>
    <w:rsid w:val="005863B3"/>
    <w:rsid w:val="00586D9B"/>
    <w:rsid w:val="00587735"/>
    <w:rsid w:val="00587EC2"/>
    <w:rsid w:val="00590961"/>
    <w:rsid w:val="00591360"/>
    <w:rsid w:val="005914A6"/>
    <w:rsid w:val="005923B6"/>
    <w:rsid w:val="00592FEA"/>
    <w:rsid w:val="005935C2"/>
    <w:rsid w:val="0059375F"/>
    <w:rsid w:val="005939D7"/>
    <w:rsid w:val="005940A1"/>
    <w:rsid w:val="00594726"/>
    <w:rsid w:val="00594CAE"/>
    <w:rsid w:val="00595665"/>
    <w:rsid w:val="0059566D"/>
    <w:rsid w:val="005956CA"/>
    <w:rsid w:val="00595E30"/>
    <w:rsid w:val="005973CC"/>
    <w:rsid w:val="005A030D"/>
    <w:rsid w:val="005A0EB0"/>
    <w:rsid w:val="005A0F56"/>
    <w:rsid w:val="005A10B7"/>
    <w:rsid w:val="005A2358"/>
    <w:rsid w:val="005A2C0F"/>
    <w:rsid w:val="005A37D0"/>
    <w:rsid w:val="005A4D99"/>
    <w:rsid w:val="005B04E4"/>
    <w:rsid w:val="005B08A0"/>
    <w:rsid w:val="005B2DBB"/>
    <w:rsid w:val="005B4F47"/>
    <w:rsid w:val="005B57BB"/>
    <w:rsid w:val="005B673B"/>
    <w:rsid w:val="005B6E6B"/>
    <w:rsid w:val="005B70C4"/>
    <w:rsid w:val="005B792A"/>
    <w:rsid w:val="005B7B11"/>
    <w:rsid w:val="005C085E"/>
    <w:rsid w:val="005C14B7"/>
    <w:rsid w:val="005C1B51"/>
    <w:rsid w:val="005C3575"/>
    <w:rsid w:val="005C3D20"/>
    <w:rsid w:val="005C4099"/>
    <w:rsid w:val="005C4740"/>
    <w:rsid w:val="005C58F5"/>
    <w:rsid w:val="005C5EB0"/>
    <w:rsid w:val="005C603C"/>
    <w:rsid w:val="005C6060"/>
    <w:rsid w:val="005C6E7C"/>
    <w:rsid w:val="005C72CB"/>
    <w:rsid w:val="005D0808"/>
    <w:rsid w:val="005D0D2F"/>
    <w:rsid w:val="005D13DE"/>
    <w:rsid w:val="005D28F1"/>
    <w:rsid w:val="005D4975"/>
    <w:rsid w:val="005D6C66"/>
    <w:rsid w:val="005D7196"/>
    <w:rsid w:val="005D72AF"/>
    <w:rsid w:val="005D7667"/>
    <w:rsid w:val="005D7B39"/>
    <w:rsid w:val="005E0D86"/>
    <w:rsid w:val="005E0FCB"/>
    <w:rsid w:val="005E1089"/>
    <w:rsid w:val="005E125D"/>
    <w:rsid w:val="005E1619"/>
    <w:rsid w:val="005E1A8B"/>
    <w:rsid w:val="005E32CC"/>
    <w:rsid w:val="005E36B5"/>
    <w:rsid w:val="005E3BA1"/>
    <w:rsid w:val="005E42E9"/>
    <w:rsid w:val="005E5060"/>
    <w:rsid w:val="005E58DB"/>
    <w:rsid w:val="005E680F"/>
    <w:rsid w:val="005E6F2A"/>
    <w:rsid w:val="005E7441"/>
    <w:rsid w:val="005E7588"/>
    <w:rsid w:val="005E7753"/>
    <w:rsid w:val="005E776F"/>
    <w:rsid w:val="005E77BC"/>
    <w:rsid w:val="005E7DF7"/>
    <w:rsid w:val="005F09B6"/>
    <w:rsid w:val="005F11B7"/>
    <w:rsid w:val="005F161A"/>
    <w:rsid w:val="005F17CE"/>
    <w:rsid w:val="005F1B7C"/>
    <w:rsid w:val="005F1FC6"/>
    <w:rsid w:val="005F2405"/>
    <w:rsid w:val="005F26ED"/>
    <w:rsid w:val="005F29C6"/>
    <w:rsid w:val="005F3C14"/>
    <w:rsid w:val="005F3EAE"/>
    <w:rsid w:val="005F41C1"/>
    <w:rsid w:val="005F44D9"/>
    <w:rsid w:val="005F5F5E"/>
    <w:rsid w:val="005F65A7"/>
    <w:rsid w:val="005F69A2"/>
    <w:rsid w:val="005F6A7E"/>
    <w:rsid w:val="005F712A"/>
    <w:rsid w:val="005F73F5"/>
    <w:rsid w:val="005F7DAA"/>
    <w:rsid w:val="006017E4"/>
    <w:rsid w:val="00601C7E"/>
    <w:rsid w:val="00601D17"/>
    <w:rsid w:val="006024E4"/>
    <w:rsid w:val="00603CB8"/>
    <w:rsid w:val="0060416D"/>
    <w:rsid w:val="00604DE2"/>
    <w:rsid w:val="00605278"/>
    <w:rsid w:val="00605E62"/>
    <w:rsid w:val="0060684A"/>
    <w:rsid w:val="0060687D"/>
    <w:rsid w:val="00610FC2"/>
    <w:rsid w:val="006119FC"/>
    <w:rsid w:val="0061210D"/>
    <w:rsid w:val="00612401"/>
    <w:rsid w:val="00613BB4"/>
    <w:rsid w:val="0061559E"/>
    <w:rsid w:val="00615BBA"/>
    <w:rsid w:val="00615DC4"/>
    <w:rsid w:val="00616094"/>
    <w:rsid w:val="00616400"/>
    <w:rsid w:val="00616EA9"/>
    <w:rsid w:val="00616EBC"/>
    <w:rsid w:val="0061709E"/>
    <w:rsid w:val="0062117C"/>
    <w:rsid w:val="00621BD3"/>
    <w:rsid w:val="00621C72"/>
    <w:rsid w:val="006223AA"/>
    <w:rsid w:val="006226A6"/>
    <w:rsid w:val="00622836"/>
    <w:rsid w:val="00623006"/>
    <w:rsid w:val="006247FD"/>
    <w:rsid w:val="006249C7"/>
    <w:rsid w:val="00624EF4"/>
    <w:rsid w:val="006250F0"/>
    <w:rsid w:val="006258BF"/>
    <w:rsid w:val="00625AAF"/>
    <w:rsid w:val="00625C7A"/>
    <w:rsid w:val="006264EF"/>
    <w:rsid w:val="00626DB5"/>
    <w:rsid w:val="00626E4B"/>
    <w:rsid w:val="00626F22"/>
    <w:rsid w:val="00627EE6"/>
    <w:rsid w:val="00630584"/>
    <w:rsid w:val="00630A4F"/>
    <w:rsid w:val="00631103"/>
    <w:rsid w:val="00631D52"/>
    <w:rsid w:val="00632C8D"/>
    <w:rsid w:val="00632F23"/>
    <w:rsid w:val="00633F03"/>
    <w:rsid w:val="006341DF"/>
    <w:rsid w:val="00634227"/>
    <w:rsid w:val="006345C6"/>
    <w:rsid w:val="006362CC"/>
    <w:rsid w:val="00636438"/>
    <w:rsid w:val="00636ADE"/>
    <w:rsid w:val="00637F9E"/>
    <w:rsid w:val="00640C77"/>
    <w:rsid w:val="00640D59"/>
    <w:rsid w:val="00640E2F"/>
    <w:rsid w:val="006414F1"/>
    <w:rsid w:val="00641EAA"/>
    <w:rsid w:val="00641FE6"/>
    <w:rsid w:val="00642E12"/>
    <w:rsid w:val="00643099"/>
    <w:rsid w:val="00643542"/>
    <w:rsid w:val="00643EEC"/>
    <w:rsid w:val="00644800"/>
    <w:rsid w:val="00644F2F"/>
    <w:rsid w:val="00645499"/>
    <w:rsid w:val="0064627A"/>
    <w:rsid w:val="006463F0"/>
    <w:rsid w:val="00646AAF"/>
    <w:rsid w:val="0065047B"/>
    <w:rsid w:val="0065098C"/>
    <w:rsid w:val="0065099C"/>
    <w:rsid w:val="006510E3"/>
    <w:rsid w:val="006514F8"/>
    <w:rsid w:val="00651C6E"/>
    <w:rsid w:val="00652B71"/>
    <w:rsid w:val="0065415D"/>
    <w:rsid w:val="00654AAE"/>
    <w:rsid w:val="00654F71"/>
    <w:rsid w:val="0065783E"/>
    <w:rsid w:val="006600DE"/>
    <w:rsid w:val="0066098A"/>
    <w:rsid w:val="00661366"/>
    <w:rsid w:val="0066166B"/>
    <w:rsid w:val="00661A3F"/>
    <w:rsid w:val="0066249A"/>
    <w:rsid w:val="00662709"/>
    <w:rsid w:val="00662827"/>
    <w:rsid w:val="00662E26"/>
    <w:rsid w:val="00663337"/>
    <w:rsid w:val="006635AF"/>
    <w:rsid w:val="0066365F"/>
    <w:rsid w:val="00663783"/>
    <w:rsid w:val="00664A3D"/>
    <w:rsid w:val="0066513F"/>
    <w:rsid w:val="0066610C"/>
    <w:rsid w:val="00666726"/>
    <w:rsid w:val="006674B5"/>
    <w:rsid w:val="0066792C"/>
    <w:rsid w:val="00667A3A"/>
    <w:rsid w:val="0067121A"/>
    <w:rsid w:val="0067140A"/>
    <w:rsid w:val="00671A8A"/>
    <w:rsid w:val="0067200E"/>
    <w:rsid w:val="00672C70"/>
    <w:rsid w:val="00673623"/>
    <w:rsid w:val="00673AD1"/>
    <w:rsid w:val="00673AFB"/>
    <w:rsid w:val="00674065"/>
    <w:rsid w:val="00674489"/>
    <w:rsid w:val="006745E5"/>
    <w:rsid w:val="00674EC7"/>
    <w:rsid w:val="00674F3E"/>
    <w:rsid w:val="006753B8"/>
    <w:rsid w:val="00675496"/>
    <w:rsid w:val="00675966"/>
    <w:rsid w:val="00675F3F"/>
    <w:rsid w:val="006774C5"/>
    <w:rsid w:val="00677B4C"/>
    <w:rsid w:val="00677D0F"/>
    <w:rsid w:val="00680014"/>
    <w:rsid w:val="006805C0"/>
    <w:rsid w:val="00680891"/>
    <w:rsid w:val="00682733"/>
    <w:rsid w:val="00682F41"/>
    <w:rsid w:val="00683314"/>
    <w:rsid w:val="0068442A"/>
    <w:rsid w:val="0068515F"/>
    <w:rsid w:val="00685195"/>
    <w:rsid w:val="0068558D"/>
    <w:rsid w:val="00685E62"/>
    <w:rsid w:val="006903DC"/>
    <w:rsid w:val="006921F6"/>
    <w:rsid w:val="00693AA7"/>
    <w:rsid w:val="00694984"/>
    <w:rsid w:val="00695039"/>
    <w:rsid w:val="006957C8"/>
    <w:rsid w:val="00695C48"/>
    <w:rsid w:val="00695D33"/>
    <w:rsid w:val="006964A9"/>
    <w:rsid w:val="006979A0"/>
    <w:rsid w:val="006A0A2A"/>
    <w:rsid w:val="006A0A2C"/>
    <w:rsid w:val="006A1EF6"/>
    <w:rsid w:val="006A26D7"/>
    <w:rsid w:val="006A2C17"/>
    <w:rsid w:val="006A45C8"/>
    <w:rsid w:val="006A4A48"/>
    <w:rsid w:val="006A5F8E"/>
    <w:rsid w:val="006A63F0"/>
    <w:rsid w:val="006A687A"/>
    <w:rsid w:val="006A698A"/>
    <w:rsid w:val="006A69B9"/>
    <w:rsid w:val="006A72C6"/>
    <w:rsid w:val="006A7336"/>
    <w:rsid w:val="006A799B"/>
    <w:rsid w:val="006A7EA6"/>
    <w:rsid w:val="006A7F71"/>
    <w:rsid w:val="006B0121"/>
    <w:rsid w:val="006B0606"/>
    <w:rsid w:val="006B061E"/>
    <w:rsid w:val="006B0D01"/>
    <w:rsid w:val="006B1E71"/>
    <w:rsid w:val="006B1F4A"/>
    <w:rsid w:val="006B2591"/>
    <w:rsid w:val="006B2A76"/>
    <w:rsid w:val="006B349D"/>
    <w:rsid w:val="006B4C3E"/>
    <w:rsid w:val="006B53F3"/>
    <w:rsid w:val="006B5C07"/>
    <w:rsid w:val="006B6589"/>
    <w:rsid w:val="006B65CA"/>
    <w:rsid w:val="006B6AFE"/>
    <w:rsid w:val="006B6C0C"/>
    <w:rsid w:val="006B6D04"/>
    <w:rsid w:val="006B73D6"/>
    <w:rsid w:val="006B7A0C"/>
    <w:rsid w:val="006B7C0A"/>
    <w:rsid w:val="006C0C8C"/>
    <w:rsid w:val="006C2126"/>
    <w:rsid w:val="006C2729"/>
    <w:rsid w:val="006C33B4"/>
    <w:rsid w:val="006C4730"/>
    <w:rsid w:val="006C4D07"/>
    <w:rsid w:val="006C51B1"/>
    <w:rsid w:val="006C60DB"/>
    <w:rsid w:val="006C6D29"/>
    <w:rsid w:val="006C7FFA"/>
    <w:rsid w:val="006D1130"/>
    <w:rsid w:val="006D11EB"/>
    <w:rsid w:val="006D156B"/>
    <w:rsid w:val="006D1E3B"/>
    <w:rsid w:val="006D2277"/>
    <w:rsid w:val="006D27AC"/>
    <w:rsid w:val="006D29DF"/>
    <w:rsid w:val="006D3F1A"/>
    <w:rsid w:val="006D40FD"/>
    <w:rsid w:val="006D44E6"/>
    <w:rsid w:val="006D495B"/>
    <w:rsid w:val="006D4A74"/>
    <w:rsid w:val="006D607E"/>
    <w:rsid w:val="006D6E5B"/>
    <w:rsid w:val="006D7D46"/>
    <w:rsid w:val="006E0786"/>
    <w:rsid w:val="006E177D"/>
    <w:rsid w:val="006E21C5"/>
    <w:rsid w:val="006E2EAA"/>
    <w:rsid w:val="006E3072"/>
    <w:rsid w:val="006E3115"/>
    <w:rsid w:val="006E355C"/>
    <w:rsid w:val="006E39F2"/>
    <w:rsid w:val="006E3CB0"/>
    <w:rsid w:val="006E3D71"/>
    <w:rsid w:val="006E5616"/>
    <w:rsid w:val="006E6426"/>
    <w:rsid w:val="006E68EE"/>
    <w:rsid w:val="006E7A0B"/>
    <w:rsid w:val="006F007E"/>
    <w:rsid w:val="006F03F5"/>
    <w:rsid w:val="006F0872"/>
    <w:rsid w:val="006F0A5E"/>
    <w:rsid w:val="006F2496"/>
    <w:rsid w:val="006F3F69"/>
    <w:rsid w:val="006F4B24"/>
    <w:rsid w:val="006F5531"/>
    <w:rsid w:val="006F55A9"/>
    <w:rsid w:val="006F6DB8"/>
    <w:rsid w:val="006F7FA4"/>
    <w:rsid w:val="0070021F"/>
    <w:rsid w:val="0070047A"/>
    <w:rsid w:val="00700798"/>
    <w:rsid w:val="00701389"/>
    <w:rsid w:val="00701D9C"/>
    <w:rsid w:val="00701E3A"/>
    <w:rsid w:val="007024FD"/>
    <w:rsid w:val="007036A7"/>
    <w:rsid w:val="00703CF7"/>
    <w:rsid w:val="0070412A"/>
    <w:rsid w:val="00704DB6"/>
    <w:rsid w:val="00704E6A"/>
    <w:rsid w:val="0070519E"/>
    <w:rsid w:val="007053D1"/>
    <w:rsid w:val="007055D9"/>
    <w:rsid w:val="007057B6"/>
    <w:rsid w:val="00705EEE"/>
    <w:rsid w:val="00706986"/>
    <w:rsid w:val="00706F10"/>
    <w:rsid w:val="00707985"/>
    <w:rsid w:val="0071028D"/>
    <w:rsid w:val="00710444"/>
    <w:rsid w:val="0071095C"/>
    <w:rsid w:val="00710AEB"/>
    <w:rsid w:val="00710C71"/>
    <w:rsid w:val="007111ED"/>
    <w:rsid w:val="00711284"/>
    <w:rsid w:val="007115A8"/>
    <w:rsid w:val="007123C7"/>
    <w:rsid w:val="007135E6"/>
    <w:rsid w:val="0071413C"/>
    <w:rsid w:val="00714E88"/>
    <w:rsid w:val="007157FD"/>
    <w:rsid w:val="00715A7D"/>
    <w:rsid w:val="007161DD"/>
    <w:rsid w:val="007176ED"/>
    <w:rsid w:val="00717746"/>
    <w:rsid w:val="00717AE0"/>
    <w:rsid w:val="00717BA8"/>
    <w:rsid w:val="0072030A"/>
    <w:rsid w:val="007203C0"/>
    <w:rsid w:val="0072108E"/>
    <w:rsid w:val="0072251C"/>
    <w:rsid w:val="00722885"/>
    <w:rsid w:val="007232CF"/>
    <w:rsid w:val="00723A56"/>
    <w:rsid w:val="00724037"/>
    <w:rsid w:val="00724530"/>
    <w:rsid w:val="007249F9"/>
    <w:rsid w:val="0072537D"/>
    <w:rsid w:val="00725BB0"/>
    <w:rsid w:val="0072603A"/>
    <w:rsid w:val="00727404"/>
    <w:rsid w:val="00727A69"/>
    <w:rsid w:val="00727BF1"/>
    <w:rsid w:val="00730118"/>
    <w:rsid w:val="00730489"/>
    <w:rsid w:val="00731FB5"/>
    <w:rsid w:val="007331B2"/>
    <w:rsid w:val="007339AC"/>
    <w:rsid w:val="0073416E"/>
    <w:rsid w:val="00734256"/>
    <w:rsid w:val="00734303"/>
    <w:rsid w:val="00735336"/>
    <w:rsid w:val="007359F0"/>
    <w:rsid w:val="007366FE"/>
    <w:rsid w:val="00736AE8"/>
    <w:rsid w:val="007374E5"/>
    <w:rsid w:val="00740100"/>
    <w:rsid w:val="0074030B"/>
    <w:rsid w:val="00740E25"/>
    <w:rsid w:val="00740E5F"/>
    <w:rsid w:val="007417BF"/>
    <w:rsid w:val="00741C55"/>
    <w:rsid w:val="00742905"/>
    <w:rsid w:val="00742E25"/>
    <w:rsid w:val="0074315C"/>
    <w:rsid w:val="0074362E"/>
    <w:rsid w:val="00743726"/>
    <w:rsid w:val="00744887"/>
    <w:rsid w:val="00744B48"/>
    <w:rsid w:val="00744E74"/>
    <w:rsid w:val="00747A1D"/>
    <w:rsid w:val="00750705"/>
    <w:rsid w:val="0075076D"/>
    <w:rsid w:val="00750A23"/>
    <w:rsid w:val="00751CFF"/>
    <w:rsid w:val="00752648"/>
    <w:rsid w:val="00754656"/>
    <w:rsid w:val="00754661"/>
    <w:rsid w:val="00754B7C"/>
    <w:rsid w:val="0075517B"/>
    <w:rsid w:val="0075535A"/>
    <w:rsid w:val="0075629E"/>
    <w:rsid w:val="00757488"/>
    <w:rsid w:val="00757593"/>
    <w:rsid w:val="00757EFE"/>
    <w:rsid w:val="007601CA"/>
    <w:rsid w:val="0076029C"/>
    <w:rsid w:val="00761C0C"/>
    <w:rsid w:val="00762112"/>
    <w:rsid w:val="0076217A"/>
    <w:rsid w:val="00764633"/>
    <w:rsid w:val="00764A7A"/>
    <w:rsid w:val="00764DE9"/>
    <w:rsid w:val="00765186"/>
    <w:rsid w:val="00765190"/>
    <w:rsid w:val="00765552"/>
    <w:rsid w:val="0076575F"/>
    <w:rsid w:val="00766166"/>
    <w:rsid w:val="007661CD"/>
    <w:rsid w:val="00766611"/>
    <w:rsid w:val="0076764B"/>
    <w:rsid w:val="007676CC"/>
    <w:rsid w:val="007700F9"/>
    <w:rsid w:val="00770469"/>
    <w:rsid w:val="007707F4"/>
    <w:rsid w:val="00770C71"/>
    <w:rsid w:val="00770F45"/>
    <w:rsid w:val="0077153A"/>
    <w:rsid w:val="00771C0A"/>
    <w:rsid w:val="00771CC3"/>
    <w:rsid w:val="007731BB"/>
    <w:rsid w:val="00773205"/>
    <w:rsid w:val="007738C8"/>
    <w:rsid w:val="007739B2"/>
    <w:rsid w:val="00773E15"/>
    <w:rsid w:val="00775588"/>
    <w:rsid w:val="00775D9E"/>
    <w:rsid w:val="007762B6"/>
    <w:rsid w:val="0077636C"/>
    <w:rsid w:val="00776C84"/>
    <w:rsid w:val="00780B9E"/>
    <w:rsid w:val="00780FE6"/>
    <w:rsid w:val="00782771"/>
    <w:rsid w:val="0078313F"/>
    <w:rsid w:val="007838F0"/>
    <w:rsid w:val="00783AE4"/>
    <w:rsid w:val="00784941"/>
    <w:rsid w:val="007857FA"/>
    <w:rsid w:val="00786B86"/>
    <w:rsid w:val="00787043"/>
    <w:rsid w:val="0078731A"/>
    <w:rsid w:val="00787653"/>
    <w:rsid w:val="00790320"/>
    <w:rsid w:val="00790AEF"/>
    <w:rsid w:val="007911E5"/>
    <w:rsid w:val="00791565"/>
    <w:rsid w:val="007916FA"/>
    <w:rsid w:val="00791788"/>
    <w:rsid w:val="00791D97"/>
    <w:rsid w:val="00792980"/>
    <w:rsid w:val="007930DD"/>
    <w:rsid w:val="00793211"/>
    <w:rsid w:val="00793340"/>
    <w:rsid w:val="00793E42"/>
    <w:rsid w:val="00794076"/>
    <w:rsid w:val="0079409B"/>
    <w:rsid w:val="00794277"/>
    <w:rsid w:val="0079480D"/>
    <w:rsid w:val="00794BE0"/>
    <w:rsid w:val="00794CBB"/>
    <w:rsid w:val="00794F31"/>
    <w:rsid w:val="00795560"/>
    <w:rsid w:val="00795603"/>
    <w:rsid w:val="0079589D"/>
    <w:rsid w:val="00797167"/>
    <w:rsid w:val="0079752C"/>
    <w:rsid w:val="007A03F9"/>
    <w:rsid w:val="007A0426"/>
    <w:rsid w:val="007A14DF"/>
    <w:rsid w:val="007A2374"/>
    <w:rsid w:val="007A23F8"/>
    <w:rsid w:val="007A2D3B"/>
    <w:rsid w:val="007A2F88"/>
    <w:rsid w:val="007A4F5B"/>
    <w:rsid w:val="007A5BE8"/>
    <w:rsid w:val="007A6009"/>
    <w:rsid w:val="007A613B"/>
    <w:rsid w:val="007A692A"/>
    <w:rsid w:val="007A73CD"/>
    <w:rsid w:val="007B05CF"/>
    <w:rsid w:val="007B1622"/>
    <w:rsid w:val="007B171F"/>
    <w:rsid w:val="007B25F3"/>
    <w:rsid w:val="007B2675"/>
    <w:rsid w:val="007B2C17"/>
    <w:rsid w:val="007B2EF3"/>
    <w:rsid w:val="007B41A9"/>
    <w:rsid w:val="007B4E3D"/>
    <w:rsid w:val="007B508B"/>
    <w:rsid w:val="007B5833"/>
    <w:rsid w:val="007B5B06"/>
    <w:rsid w:val="007B6283"/>
    <w:rsid w:val="007B652C"/>
    <w:rsid w:val="007B68A9"/>
    <w:rsid w:val="007B6B16"/>
    <w:rsid w:val="007B73E4"/>
    <w:rsid w:val="007C05F5"/>
    <w:rsid w:val="007C0C94"/>
    <w:rsid w:val="007C1263"/>
    <w:rsid w:val="007C1D0F"/>
    <w:rsid w:val="007C2345"/>
    <w:rsid w:val="007C349D"/>
    <w:rsid w:val="007C39F2"/>
    <w:rsid w:val="007C3F35"/>
    <w:rsid w:val="007C4E74"/>
    <w:rsid w:val="007C52E0"/>
    <w:rsid w:val="007C54DD"/>
    <w:rsid w:val="007C570B"/>
    <w:rsid w:val="007C578A"/>
    <w:rsid w:val="007C5D83"/>
    <w:rsid w:val="007C7C8A"/>
    <w:rsid w:val="007C7FAE"/>
    <w:rsid w:val="007D0327"/>
    <w:rsid w:val="007D051F"/>
    <w:rsid w:val="007D0A12"/>
    <w:rsid w:val="007D126F"/>
    <w:rsid w:val="007D1419"/>
    <w:rsid w:val="007D1934"/>
    <w:rsid w:val="007D1CBD"/>
    <w:rsid w:val="007D1FE1"/>
    <w:rsid w:val="007D291F"/>
    <w:rsid w:val="007D2B1C"/>
    <w:rsid w:val="007D2C95"/>
    <w:rsid w:val="007D3A2B"/>
    <w:rsid w:val="007D4077"/>
    <w:rsid w:val="007D5525"/>
    <w:rsid w:val="007D5CB5"/>
    <w:rsid w:val="007D6D1D"/>
    <w:rsid w:val="007D7591"/>
    <w:rsid w:val="007D791A"/>
    <w:rsid w:val="007D7CEA"/>
    <w:rsid w:val="007E1C65"/>
    <w:rsid w:val="007E1EDC"/>
    <w:rsid w:val="007E38A1"/>
    <w:rsid w:val="007E3CB1"/>
    <w:rsid w:val="007E41B4"/>
    <w:rsid w:val="007E4A53"/>
    <w:rsid w:val="007E569A"/>
    <w:rsid w:val="007E5CA4"/>
    <w:rsid w:val="007E6043"/>
    <w:rsid w:val="007E6382"/>
    <w:rsid w:val="007E6C35"/>
    <w:rsid w:val="007E76DE"/>
    <w:rsid w:val="007E793E"/>
    <w:rsid w:val="007E79DA"/>
    <w:rsid w:val="007F13B5"/>
    <w:rsid w:val="007F165B"/>
    <w:rsid w:val="007F23DF"/>
    <w:rsid w:val="007F3E98"/>
    <w:rsid w:val="007F4C23"/>
    <w:rsid w:val="007F4CC3"/>
    <w:rsid w:val="007F51DF"/>
    <w:rsid w:val="007F5453"/>
    <w:rsid w:val="007F585C"/>
    <w:rsid w:val="007F71DE"/>
    <w:rsid w:val="0080023F"/>
    <w:rsid w:val="00800AFA"/>
    <w:rsid w:val="00801813"/>
    <w:rsid w:val="00801A92"/>
    <w:rsid w:val="0080300B"/>
    <w:rsid w:val="008038A9"/>
    <w:rsid w:val="00804735"/>
    <w:rsid w:val="008054B5"/>
    <w:rsid w:val="00805F92"/>
    <w:rsid w:val="008063D6"/>
    <w:rsid w:val="008064CE"/>
    <w:rsid w:val="008068CA"/>
    <w:rsid w:val="00806EEF"/>
    <w:rsid w:val="00807129"/>
    <w:rsid w:val="008073D8"/>
    <w:rsid w:val="008074ED"/>
    <w:rsid w:val="008077CF"/>
    <w:rsid w:val="00810C27"/>
    <w:rsid w:val="00810C73"/>
    <w:rsid w:val="008119FD"/>
    <w:rsid w:val="00811A11"/>
    <w:rsid w:val="008126AF"/>
    <w:rsid w:val="008128FE"/>
    <w:rsid w:val="00812E59"/>
    <w:rsid w:val="00812FEE"/>
    <w:rsid w:val="0081352E"/>
    <w:rsid w:val="00813722"/>
    <w:rsid w:val="00813A36"/>
    <w:rsid w:val="00813AA3"/>
    <w:rsid w:val="00813DEF"/>
    <w:rsid w:val="00814187"/>
    <w:rsid w:val="0081472B"/>
    <w:rsid w:val="008152F3"/>
    <w:rsid w:val="0081556C"/>
    <w:rsid w:val="0081596C"/>
    <w:rsid w:val="00815B35"/>
    <w:rsid w:val="00815B53"/>
    <w:rsid w:val="00815CB4"/>
    <w:rsid w:val="00815D15"/>
    <w:rsid w:val="008167B8"/>
    <w:rsid w:val="00816DEA"/>
    <w:rsid w:val="008173B0"/>
    <w:rsid w:val="0081767C"/>
    <w:rsid w:val="00820618"/>
    <w:rsid w:val="008210DA"/>
    <w:rsid w:val="00821786"/>
    <w:rsid w:val="008223C7"/>
    <w:rsid w:val="00822930"/>
    <w:rsid w:val="00822FB3"/>
    <w:rsid w:val="00823B9B"/>
    <w:rsid w:val="008244B6"/>
    <w:rsid w:val="00824597"/>
    <w:rsid w:val="008249F9"/>
    <w:rsid w:val="00824A6F"/>
    <w:rsid w:val="00824F76"/>
    <w:rsid w:val="00825101"/>
    <w:rsid w:val="00825C03"/>
    <w:rsid w:val="00825D05"/>
    <w:rsid w:val="00826228"/>
    <w:rsid w:val="00827A2F"/>
    <w:rsid w:val="00827D33"/>
    <w:rsid w:val="008325A4"/>
    <w:rsid w:val="00832734"/>
    <w:rsid w:val="00832877"/>
    <w:rsid w:val="00832AF5"/>
    <w:rsid w:val="00833125"/>
    <w:rsid w:val="0083390B"/>
    <w:rsid w:val="008348B8"/>
    <w:rsid w:val="008357C6"/>
    <w:rsid w:val="00835D56"/>
    <w:rsid w:val="00836792"/>
    <w:rsid w:val="0083681D"/>
    <w:rsid w:val="00837546"/>
    <w:rsid w:val="008375D3"/>
    <w:rsid w:val="00837C14"/>
    <w:rsid w:val="00837E14"/>
    <w:rsid w:val="0084052C"/>
    <w:rsid w:val="008407D3"/>
    <w:rsid w:val="00840BB1"/>
    <w:rsid w:val="0084294C"/>
    <w:rsid w:val="00842CDE"/>
    <w:rsid w:val="0084369C"/>
    <w:rsid w:val="00843ED1"/>
    <w:rsid w:val="00844DDC"/>
    <w:rsid w:val="0084654C"/>
    <w:rsid w:val="00847A0D"/>
    <w:rsid w:val="008510AC"/>
    <w:rsid w:val="008516D1"/>
    <w:rsid w:val="0085187B"/>
    <w:rsid w:val="00852674"/>
    <w:rsid w:val="00853DC1"/>
    <w:rsid w:val="00855059"/>
    <w:rsid w:val="008557AA"/>
    <w:rsid w:val="00855F36"/>
    <w:rsid w:val="008561A6"/>
    <w:rsid w:val="008564BB"/>
    <w:rsid w:val="00856C8C"/>
    <w:rsid w:val="00857383"/>
    <w:rsid w:val="00857AA8"/>
    <w:rsid w:val="00857E04"/>
    <w:rsid w:val="00861B85"/>
    <w:rsid w:val="008620CA"/>
    <w:rsid w:val="008627E3"/>
    <w:rsid w:val="00863189"/>
    <w:rsid w:val="00863C3C"/>
    <w:rsid w:val="008640A6"/>
    <w:rsid w:val="00864588"/>
    <w:rsid w:val="0086593C"/>
    <w:rsid w:val="00866ACB"/>
    <w:rsid w:val="00867158"/>
    <w:rsid w:val="00867171"/>
    <w:rsid w:val="008672DC"/>
    <w:rsid w:val="008673EE"/>
    <w:rsid w:val="008675EB"/>
    <w:rsid w:val="008678F5"/>
    <w:rsid w:val="0087001B"/>
    <w:rsid w:val="00870246"/>
    <w:rsid w:val="00870F2B"/>
    <w:rsid w:val="008712E6"/>
    <w:rsid w:val="00872D96"/>
    <w:rsid w:val="008738ED"/>
    <w:rsid w:val="008749D9"/>
    <w:rsid w:val="0087649C"/>
    <w:rsid w:val="008766BF"/>
    <w:rsid w:val="00876B63"/>
    <w:rsid w:val="008771DD"/>
    <w:rsid w:val="00877413"/>
    <w:rsid w:val="0087773F"/>
    <w:rsid w:val="00877E84"/>
    <w:rsid w:val="00877EA0"/>
    <w:rsid w:val="008802A5"/>
    <w:rsid w:val="00881EF7"/>
    <w:rsid w:val="00883F80"/>
    <w:rsid w:val="00884F6B"/>
    <w:rsid w:val="008852FB"/>
    <w:rsid w:val="00885B6B"/>
    <w:rsid w:val="00886191"/>
    <w:rsid w:val="008864A0"/>
    <w:rsid w:val="00886674"/>
    <w:rsid w:val="00887CDC"/>
    <w:rsid w:val="00887F1D"/>
    <w:rsid w:val="0089055F"/>
    <w:rsid w:val="008907A9"/>
    <w:rsid w:val="008908DB"/>
    <w:rsid w:val="008919D1"/>
    <w:rsid w:val="00891A12"/>
    <w:rsid w:val="00893C71"/>
    <w:rsid w:val="00893FF8"/>
    <w:rsid w:val="00894873"/>
    <w:rsid w:val="00894C68"/>
    <w:rsid w:val="008958E7"/>
    <w:rsid w:val="00896B57"/>
    <w:rsid w:val="008973AD"/>
    <w:rsid w:val="00897888"/>
    <w:rsid w:val="008A0F2F"/>
    <w:rsid w:val="008A1D17"/>
    <w:rsid w:val="008A20C0"/>
    <w:rsid w:val="008A28F6"/>
    <w:rsid w:val="008A2B78"/>
    <w:rsid w:val="008A2FA1"/>
    <w:rsid w:val="008A3667"/>
    <w:rsid w:val="008A405F"/>
    <w:rsid w:val="008A49B6"/>
    <w:rsid w:val="008A4ACF"/>
    <w:rsid w:val="008A53A1"/>
    <w:rsid w:val="008A562A"/>
    <w:rsid w:val="008A5C24"/>
    <w:rsid w:val="008A7CF1"/>
    <w:rsid w:val="008B1083"/>
    <w:rsid w:val="008B1300"/>
    <w:rsid w:val="008B2646"/>
    <w:rsid w:val="008B308F"/>
    <w:rsid w:val="008B3548"/>
    <w:rsid w:val="008B4075"/>
    <w:rsid w:val="008B5180"/>
    <w:rsid w:val="008B52EF"/>
    <w:rsid w:val="008B563B"/>
    <w:rsid w:val="008B6B10"/>
    <w:rsid w:val="008C0156"/>
    <w:rsid w:val="008C0D86"/>
    <w:rsid w:val="008C1F77"/>
    <w:rsid w:val="008C2111"/>
    <w:rsid w:val="008C23E7"/>
    <w:rsid w:val="008C2520"/>
    <w:rsid w:val="008C30A8"/>
    <w:rsid w:val="008C372E"/>
    <w:rsid w:val="008C3A51"/>
    <w:rsid w:val="008C3ADB"/>
    <w:rsid w:val="008C4001"/>
    <w:rsid w:val="008C46AB"/>
    <w:rsid w:val="008C477C"/>
    <w:rsid w:val="008C4B73"/>
    <w:rsid w:val="008C4DA0"/>
    <w:rsid w:val="008C546F"/>
    <w:rsid w:val="008C5ADA"/>
    <w:rsid w:val="008C6275"/>
    <w:rsid w:val="008C70B5"/>
    <w:rsid w:val="008C74B6"/>
    <w:rsid w:val="008D0CBD"/>
    <w:rsid w:val="008D1F20"/>
    <w:rsid w:val="008D254E"/>
    <w:rsid w:val="008D2890"/>
    <w:rsid w:val="008D2BF9"/>
    <w:rsid w:val="008D3AA4"/>
    <w:rsid w:val="008D5997"/>
    <w:rsid w:val="008D6558"/>
    <w:rsid w:val="008D6E53"/>
    <w:rsid w:val="008E1136"/>
    <w:rsid w:val="008E1D5D"/>
    <w:rsid w:val="008E2876"/>
    <w:rsid w:val="008E2EBD"/>
    <w:rsid w:val="008E374A"/>
    <w:rsid w:val="008E5024"/>
    <w:rsid w:val="008E58AF"/>
    <w:rsid w:val="008E6251"/>
    <w:rsid w:val="008E663B"/>
    <w:rsid w:val="008F0499"/>
    <w:rsid w:val="008F215C"/>
    <w:rsid w:val="008F2CD9"/>
    <w:rsid w:val="008F2E8D"/>
    <w:rsid w:val="008F3714"/>
    <w:rsid w:val="008F4646"/>
    <w:rsid w:val="008F468C"/>
    <w:rsid w:val="008F48ED"/>
    <w:rsid w:val="008F49A0"/>
    <w:rsid w:val="008F4CDB"/>
    <w:rsid w:val="008F6787"/>
    <w:rsid w:val="008F6AC4"/>
    <w:rsid w:val="008F6C86"/>
    <w:rsid w:val="008F6EA9"/>
    <w:rsid w:val="008F72E9"/>
    <w:rsid w:val="008F7E47"/>
    <w:rsid w:val="008F7F95"/>
    <w:rsid w:val="009006F1"/>
    <w:rsid w:val="00900B38"/>
    <w:rsid w:val="009011EE"/>
    <w:rsid w:val="00901AE8"/>
    <w:rsid w:val="00901B55"/>
    <w:rsid w:val="00901CE6"/>
    <w:rsid w:val="009021BB"/>
    <w:rsid w:val="00903ECD"/>
    <w:rsid w:val="00904C55"/>
    <w:rsid w:val="0090541D"/>
    <w:rsid w:val="00905492"/>
    <w:rsid w:val="0090629C"/>
    <w:rsid w:val="00906DF7"/>
    <w:rsid w:val="00906EA3"/>
    <w:rsid w:val="00907449"/>
    <w:rsid w:val="00907558"/>
    <w:rsid w:val="009105A0"/>
    <w:rsid w:val="00910632"/>
    <w:rsid w:val="009106CA"/>
    <w:rsid w:val="00910B9D"/>
    <w:rsid w:val="00911486"/>
    <w:rsid w:val="00911A15"/>
    <w:rsid w:val="009123D8"/>
    <w:rsid w:val="00913290"/>
    <w:rsid w:val="0091382C"/>
    <w:rsid w:val="00914AE6"/>
    <w:rsid w:val="00914C49"/>
    <w:rsid w:val="00914D95"/>
    <w:rsid w:val="00914E47"/>
    <w:rsid w:val="00914EE6"/>
    <w:rsid w:val="0091517A"/>
    <w:rsid w:val="0091613B"/>
    <w:rsid w:val="00916528"/>
    <w:rsid w:val="00916AD0"/>
    <w:rsid w:val="00916D0B"/>
    <w:rsid w:val="00917086"/>
    <w:rsid w:val="009179C8"/>
    <w:rsid w:val="009203C9"/>
    <w:rsid w:val="009219DE"/>
    <w:rsid w:val="009219E5"/>
    <w:rsid w:val="009226E0"/>
    <w:rsid w:val="00922B12"/>
    <w:rsid w:val="009235A2"/>
    <w:rsid w:val="009256C3"/>
    <w:rsid w:val="00925A1D"/>
    <w:rsid w:val="00925B77"/>
    <w:rsid w:val="00926022"/>
    <w:rsid w:val="009270DD"/>
    <w:rsid w:val="00927592"/>
    <w:rsid w:val="009302A5"/>
    <w:rsid w:val="00930E6D"/>
    <w:rsid w:val="009325C7"/>
    <w:rsid w:val="00932E1A"/>
    <w:rsid w:val="00933402"/>
    <w:rsid w:val="00935A08"/>
    <w:rsid w:val="00936289"/>
    <w:rsid w:val="0093667B"/>
    <w:rsid w:val="0093796A"/>
    <w:rsid w:val="00937AAF"/>
    <w:rsid w:val="00940A0A"/>
    <w:rsid w:val="00940D81"/>
    <w:rsid w:val="009420DA"/>
    <w:rsid w:val="009433A3"/>
    <w:rsid w:val="00943FFB"/>
    <w:rsid w:val="00944601"/>
    <w:rsid w:val="0094492E"/>
    <w:rsid w:val="0094523B"/>
    <w:rsid w:val="009454B4"/>
    <w:rsid w:val="009460AD"/>
    <w:rsid w:val="00946755"/>
    <w:rsid w:val="00946B62"/>
    <w:rsid w:val="009501E8"/>
    <w:rsid w:val="009502F5"/>
    <w:rsid w:val="0095041A"/>
    <w:rsid w:val="0095088A"/>
    <w:rsid w:val="0095098C"/>
    <w:rsid w:val="00950CC5"/>
    <w:rsid w:val="00952109"/>
    <w:rsid w:val="00952ACF"/>
    <w:rsid w:val="00953AA3"/>
    <w:rsid w:val="00953C0E"/>
    <w:rsid w:val="00953CA0"/>
    <w:rsid w:val="00954389"/>
    <w:rsid w:val="009543FE"/>
    <w:rsid w:val="00954908"/>
    <w:rsid w:val="00955C21"/>
    <w:rsid w:val="00955F04"/>
    <w:rsid w:val="00956555"/>
    <w:rsid w:val="0095700D"/>
    <w:rsid w:val="0095719F"/>
    <w:rsid w:val="00957B21"/>
    <w:rsid w:val="00957E46"/>
    <w:rsid w:val="009607C3"/>
    <w:rsid w:val="009608BA"/>
    <w:rsid w:val="009608CC"/>
    <w:rsid w:val="00961B1B"/>
    <w:rsid w:val="00961D86"/>
    <w:rsid w:val="00961FA3"/>
    <w:rsid w:val="00962969"/>
    <w:rsid w:val="00963EE2"/>
    <w:rsid w:val="00965214"/>
    <w:rsid w:val="00965589"/>
    <w:rsid w:val="00965AB2"/>
    <w:rsid w:val="00965BA8"/>
    <w:rsid w:val="00965DD5"/>
    <w:rsid w:val="00965E33"/>
    <w:rsid w:val="00966018"/>
    <w:rsid w:val="00966710"/>
    <w:rsid w:val="00966BE2"/>
    <w:rsid w:val="00966BFE"/>
    <w:rsid w:val="00966FC4"/>
    <w:rsid w:val="00970854"/>
    <w:rsid w:val="00970C96"/>
    <w:rsid w:val="0097115D"/>
    <w:rsid w:val="009711B9"/>
    <w:rsid w:val="0097190E"/>
    <w:rsid w:val="00971C8F"/>
    <w:rsid w:val="00973DDC"/>
    <w:rsid w:val="00973F3A"/>
    <w:rsid w:val="009741D6"/>
    <w:rsid w:val="00974AEF"/>
    <w:rsid w:val="00974B4D"/>
    <w:rsid w:val="009759A7"/>
    <w:rsid w:val="00975B03"/>
    <w:rsid w:val="00975DFB"/>
    <w:rsid w:val="0097678D"/>
    <w:rsid w:val="00976D11"/>
    <w:rsid w:val="00977413"/>
    <w:rsid w:val="00977BC7"/>
    <w:rsid w:val="00980928"/>
    <w:rsid w:val="00981731"/>
    <w:rsid w:val="00981BC6"/>
    <w:rsid w:val="009826B0"/>
    <w:rsid w:val="00983621"/>
    <w:rsid w:val="00983B0A"/>
    <w:rsid w:val="00984776"/>
    <w:rsid w:val="00984BAC"/>
    <w:rsid w:val="00984D09"/>
    <w:rsid w:val="0098501D"/>
    <w:rsid w:val="00985526"/>
    <w:rsid w:val="00986C10"/>
    <w:rsid w:val="00986C5B"/>
    <w:rsid w:val="00987020"/>
    <w:rsid w:val="0099010D"/>
    <w:rsid w:val="009902C9"/>
    <w:rsid w:val="0099063D"/>
    <w:rsid w:val="00991B70"/>
    <w:rsid w:val="00991DEC"/>
    <w:rsid w:val="00991EC3"/>
    <w:rsid w:val="00992103"/>
    <w:rsid w:val="009933FC"/>
    <w:rsid w:val="009938D0"/>
    <w:rsid w:val="00993E1F"/>
    <w:rsid w:val="00994603"/>
    <w:rsid w:val="0099486B"/>
    <w:rsid w:val="00994E96"/>
    <w:rsid w:val="00995964"/>
    <w:rsid w:val="00995D90"/>
    <w:rsid w:val="00996047"/>
    <w:rsid w:val="00996ABD"/>
    <w:rsid w:val="009975D8"/>
    <w:rsid w:val="00997F44"/>
    <w:rsid w:val="009A0046"/>
    <w:rsid w:val="009A013A"/>
    <w:rsid w:val="009A0775"/>
    <w:rsid w:val="009A0DD8"/>
    <w:rsid w:val="009A1250"/>
    <w:rsid w:val="009A13AA"/>
    <w:rsid w:val="009A15C1"/>
    <w:rsid w:val="009A1805"/>
    <w:rsid w:val="009A1AC1"/>
    <w:rsid w:val="009A20A9"/>
    <w:rsid w:val="009A24C4"/>
    <w:rsid w:val="009A2826"/>
    <w:rsid w:val="009A2A88"/>
    <w:rsid w:val="009A2D0B"/>
    <w:rsid w:val="009A32D9"/>
    <w:rsid w:val="009A3FFE"/>
    <w:rsid w:val="009A587E"/>
    <w:rsid w:val="009A5973"/>
    <w:rsid w:val="009A69E0"/>
    <w:rsid w:val="009A6EC8"/>
    <w:rsid w:val="009A6F49"/>
    <w:rsid w:val="009A73BA"/>
    <w:rsid w:val="009A77DE"/>
    <w:rsid w:val="009A793C"/>
    <w:rsid w:val="009A7961"/>
    <w:rsid w:val="009B0072"/>
    <w:rsid w:val="009B07F2"/>
    <w:rsid w:val="009B0B63"/>
    <w:rsid w:val="009B10E1"/>
    <w:rsid w:val="009B188A"/>
    <w:rsid w:val="009B1A11"/>
    <w:rsid w:val="009B1A16"/>
    <w:rsid w:val="009B20A0"/>
    <w:rsid w:val="009B295D"/>
    <w:rsid w:val="009B30CB"/>
    <w:rsid w:val="009B3DC8"/>
    <w:rsid w:val="009B3F89"/>
    <w:rsid w:val="009B4297"/>
    <w:rsid w:val="009B4350"/>
    <w:rsid w:val="009B45E2"/>
    <w:rsid w:val="009B4B99"/>
    <w:rsid w:val="009B51FF"/>
    <w:rsid w:val="009B56ED"/>
    <w:rsid w:val="009B5703"/>
    <w:rsid w:val="009B6009"/>
    <w:rsid w:val="009B62B9"/>
    <w:rsid w:val="009B686F"/>
    <w:rsid w:val="009B6EBB"/>
    <w:rsid w:val="009B7438"/>
    <w:rsid w:val="009B753E"/>
    <w:rsid w:val="009B7AA8"/>
    <w:rsid w:val="009B7E89"/>
    <w:rsid w:val="009B7EB7"/>
    <w:rsid w:val="009C102B"/>
    <w:rsid w:val="009C1937"/>
    <w:rsid w:val="009C3220"/>
    <w:rsid w:val="009C3BD6"/>
    <w:rsid w:val="009C4413"/>
    <w:rsid w:val="009C4A72"/>
    <w:rsid w:val="009C5033"/>
    <w:rsid w:val="009C5A72"/>
    <w:rsid w:val="009C5B17"/>
    <w:rsid w:val="009C5BD7"/>
    <w:rsid w:val="009C6082"/>
    <w:rsid w:val="009C615E"/>
    <w:rsid w:val="009C6AD5"/>
    <w:rsid w:val="009C6B28"/>
    <w:rsid w:val="009C761C"/>
    <w:rsid w:val="009C78A8"/>
    <w:rsid w:val="009D00E4"/>
    <w:rsid w:val="009D0294"/>
    <w:rsid w:val="009D08D1"/>
    <w:rsid w:val="009D0AFA"/>
    <w:rsid w:val="009D1E49"/>
    <w:rsid w:val="009D234C"/>
    <w:rsid w:val="009D23F6"/>
    <w:rsid w:val="009D2F35"/>
    <w:rsid w:val="009D47D0"/>
    <w:rsid w:val="009D5674"/>
    <w:rsid w:val="009D5BC7"/>
    <w:rsid w:val="009D7EDD"/>
    <w:rsid w:val="009E0434"/>
    <w:rsid w:val="009E0768"/>
    <w:rsid w:val="009E116C"/>
    <w:rsid w:val="009E1440"/>
    <w:rsid w:val="009E1B16"/>
    <w:rsid w:val="009E1E73"/>
    <w:rsid w:val="009E2C72"/>
    <w:rsid w:val="009E33A7"/>
    <w:rsid w:val="009E3884"/>
    <w:rsid w:val="009E3E41"/>
    <w:rsid w:val="009E42D7"/>
    <w:rsid w:val="009E54A1"/>
    <w:rsid w:val="009E5619"/>
    <w:rsid w:val="009E6837"/>
    <w:rsid w:val="009E6B17"/>
    <w:rsid w:val="009E6CEA"/>
    <w:rsid w:val="009E7148"/>
    <w:rsid w:val="009E766D"/>
    <w:rsid w:val="009F041B"/>
    <w:rsid w:val="009F09D6"/>
    <w:rsid w:val="009F18E0"/>
    <w:rsid w:val="009F2B58"/>
    <w:rsid w:val="009F3109"/>
    <w:rsid w:val="009F36C3"/>
    <w:rsid w:val="009F422C"/>
    <w:rsid w:val="009F5565"/>
    <w:rsid w:val="009F5CAF"/>
    <w:rsid w:val="009F645C"/>
    <w:rsid w:val="009F74A5"/>
    <w:rsid w:val="009F778E"/>
    <w:rsid w:val="009F797A"/>
    <w:rsid w:val="00A00891"/>
    <w:rsid w:val="00A00E67"/>
    <w:rsid w:val="00A01FF5"/>
    <w:rsid w:val="00A0213E"/>
    <w:rsid w:val="00A02B9A"/>
    <w:rsid w:val="00A03D59"/>
    <w:rsid w:val="00A04D04"/>
    <w:rsid w:val="00A04F9C"/>
    <w:rsid w:val="00A052E1"/>
    <w:rsid w:val="00A05575"/>
    <w:rsid w:val="00A06B7D"/>
    <w:rsid w:val="00A073A2"/>
    <w:rsid w:val="00A07488"/>
    <w:rsid w:val="00A12187"/>
    <w:rsid w:val="00A127A6"/>
    <w:rsid w:val="00A12A64"/>
    <w:rsid w:val="00A14547"/>
    <w:rsid w:val="00A14A60"/>
    <w:rsid w:val="00A14D54"/>
    <w:rsid w:val="00A1521E"/>
    <w:rsid w:val="00A154CB"/>
    <w:rsid w:val="00A166E4"/>
    <w:rsid w:val="00A16AEA"/>
    <w:rsid w:val="00A23662"/>
    <w:rsid w:val="00A24A40"/>
    <w:rsid w:val="00A2575E"/>
    <w:rsid w:val="00A2654F"/>
    <w:rsid w:val="00A26A9D"/>
    <w:rsid w:val="00A26D68"/>
    <w:rsid w:val="00A26DA1"/>
    <w:rsid w:val="00A27AEA"/>
    <w:rsid w:val="00A30776"/>
    <w:rsid w:val="00A30817"/>
    <w:rsid w:val="00A30F34"/>
    <w:rsid w:val="00A31289"/>
    <w:rsid w:val="00A31AAA"/>
    <w:rsid w:val="00A31C2D"/>
    <w:rsid w:val="00A326C5"/>
    <w:rsid w:val="00A32E4B"/>
    <w:rsid w:val="00A33279"/>
    <w:rsid w:val="00A33EFE"/>
    <w:rsid w:val="00A341CC"/>
    <w:rsid w:val="00A344D9"/>
    <w:rsid w:val="00A355A9"/>
    <w:rsid w:val="00A35A49"/>
    <w:rsid w:val="00A36648"/>
    <w:rsid w:val="00A37788"/>
    <w:rsid w:val="00A4127A"/>
    <w:rsid w:val="00A418D1"/>
    <w:rsid w:val="00A41D33"/>
    <w:rsid w:val="00A41D3A"/>
    <w:rsid w:val="00A42D91"/>
    <w:rsid w:val="00A434EF"/>
    <w:rsid w:val="00A43751"/>
    <w:rsid w:val="00A43A7A"/>
    <w:rsid w:val="00A43DFE"/>
    <w:rsid w:val="00A43E6C"/>
    <w:rsid w:val="00A43E88"/>
    <w:rsid w:val="00A444D2"/>
    <w:rsid w:val="00A44513"/>
    <w:rsid w:val="00A44864"/>
    <w:rsid w:val="00A4495B"/>
    <w:rsid w:val="00A4586C"/>
    <w:rsid w:val="00A45B91"/>
    <w:rsid w:val="00A45D6B"/>
    <w:rsid w:val="00A45FF7"/>
    <w:rsid w:val="00A46CE2"/>
    <w:rsid w:val="00A46E7C"/>
    <w:rsid w:val="00A46EDB"/>
    <w:rsid w:val="00A47154"/>
    <w:rsid w:val="00A477F2"/>
    <w:rsid w:val="00A51542"/>
    <w:rsid w:val="00A52049"/>
    <w:rsid w:val="00A52162"/>
    <w:rsid w:val="00A52337"/>
    <w:rsid w:val="00A52552"/>
    <w:rsid w:val="00A528F6"/>
    <w:rsid w:val="00A52C7C"/>
    <w:rsid w:val="00A5328C"/>
    <w:rsid w:val="00A538F8"/>
    <w:rsid w:val="00A53A91"/>
    <w:rsid w:val="00A53D7D"/>
    <w:rsid w:val="00A54304"/>
    <w:rsid w:val="00A54677"/>
    <w:rsid w:val="00A54A04"/>
    <w:rsid w:val="00A55197"/>
    <w:rsid w:val="00A55F05"/>
    <w:rsid w:val="00A5622A"/>
    <w:rsid w:val="00A564ED"/>
    <w:rsid w:val="00A56F3B"/>
    <w:rsid w:val="00A57532"/>
    <w:rsid w:val="00A60270"/>
    <w:rsid w:val="00A6062C"/>
    <w:rsid w:val="00A615C2"/>
    <w:rsid w:val="00A61872"/>
    <w:rsid w:val="00A61DB1"/>
    <w:rsid w:val="00A629A7"/>
    <w:rsid w:val="00A62C63"/>
    <w:rsid w:val="00A62F06"/>
    <w:rsid w:val="00A6463A"/>
    <w:rsid w:val="00A6545B"/>
    <w:rsid w:val="00A65658"/>
    <w:rsid w:val="00A66832"/>
    <w:rsid w:val="00A66DD4"/>
    <w:rsid w:val="00A6732F"/>
    <w:rsid w:val="00A700E2"/>
    <w:rsid w:val="00A702AF"/>
    <w:rsid w:val="00A707AE"/>
    <w:rsid w:val="00A713EE"/>
    <w:rsid w:val="00A7146B"/>
    <w:rsid w:val="00A7198C"/>
    <w:rsid w:val="00A71CD3"/>
    <w:rsid w:val="00A722AA"/>
    <w:rsid w:val="00A72CBE"/>
    <w:rsid w:val="00A735DC"/>
    <w:rsid w:val="00A7425A"/>
    <w:rsid w:val="00A74301"/>
    <w:rsid w:val="00A74DA8"/>
    <w:rsid w:val="00A756F4"/>
    <w:rsid w:val="00A759BC"/>
    <w:rsid w:val="00A75D0A"/>
    <w:rsid w:val="00A75E09"/>
    <w:rsid w:val="00A7787E"/>
    <w:rsid w:val="00A77E33"/>
    <w:rsid w:val="00A80816"/>
    <w:rsid w:val="00A80A5B"/>
    <w:rsid w:val="00A816D9"/>
    <w:rsid w:val="00A81FBA"/>
    <w:rsid w:val="00A829F4"/>
    <w:rsid w:val="00A82CEA"/>
    <w:rsid w:val="00A82ECB"/>
    <w:rsid w:val="00A82EEC"/>
    <w:rsid w:val="00A836CF"/>
    <w:rsid w:val="00A8375B"/>
    <w:rsid w:val="00A83C1B"/>
    <w:rsid w:val="00A844C1"/>
    <w:rsid w:val="00A84CAF"/>
    <w:rsid w:val="00A8539D"/>
    <w:rsid w:val="00A853FD"/>
    <w:rsid w:val="00A85C79"/>
    <w:rsid w:val="00A86486"/>
    <w:rsid w:val="00A86672"/>
    <w:rsid w:val="00A86CA2"/>
    <w:rsid w:val="00A86F6B"/>
    <w:rsid w:val="00A87179"/>
    <w:rsid w:val="00A87366"/>
    <w:rsid w:val="00A90260"/>
    <w:rsid w:val="00A90CFD"/>
    <w:rsid w:val="00A91503"/>
    <w:rsid w:val="00A91CB5"/>
    <w:rsid w:val="00A92845"/>
    <w:rsid w:val="00A92AED"/>
    <w:rsid w:val="00A93898"/>
    <w:rsid w:val="00A945CD"/>
    <w:rsid w:val="00A94D60"/>
    <w:rsid w:val="00A950D8"/>
    <w:rsid w:val="00A95583"/>
    <w:rsid w:val="00A95AF6"/>
    <w:rsid w:val="00A95BCA"/>
    <w:rsid w:val="00A960F0"/>
    <w:rsid w:val="00A96730"/>
    <w:rsid w:val="00A96CDE"/>
    <w:rsid w:val="00A97695"/>
    <w:rsid w:val="00AA05FA"/>
    <w:rsid w:val="00AA0B15"/>
    <w:rsid w:val="00AA0C41"/>
    <w:rsid w:val="00AA1118"/>
    <w:rsid w:val="00AA1769"/>
    <w:rsid w:val="00AA1961"/>
    <w:rsid w:val="00AA2503"/>
    <w:rsid w:val="00AA26BD"/>
    <w:rsid w:val="00AA3274"/>
    <w:rsid w:val="00AA3680"/>
    <w:rsid w:val="00AA3AE8"/>
    <w:rsid w:val="00AA3C37"/>
    <w:rsid w:val="00AA44B9"/>
    <w:rsid w:val="00AA454C"/>
    <w:rsid w:val="00AA48DB"/>
    <w:rsid w:val="00AA5B25"/>
    <w:rsid w:val="00AA748C"/>
    <w:rsid w:val="00AA76F9"/>
    <w:rsid w:val="00AA77AB"/>
    <w:rsid w:val="00AA7CF5"/>
    <w:rsid w:val="00AB028B"/>
    <w:rsid w:val="00AB13A6"/>
    <w:rsid w:val="00AB13BC"/>
    <w:rsid w:val="00AB1477"/>
    <w:rsid w:val="00AB165D"/>
    <w:rsid w:val="00AB1C1C"/>
    <w:rsid w:val="00AB1FF7"/>
    <w:rsid w:val="00AB2498"/>
    <w:rsid w:val="00AB2ECA"/>
    <w:rsid w:val="00AB2FCD"/>
    <w:rsid w:val="00AB3DAD"/>
    <w:rsid w:val="00AB4933"/>
    <w:rsid w:val="00AB4A89"/>
    <w:rsid w:val="00AB56F5"/>
    <w:rsid w:val="00AB6C2E"/>
    <w:rsid w:val="00AC082E"/>
    <w:rsid w:val="00AC0BB0"/>
    <w:rsid w:val="00AC150C"/>
    <w:rsid w:val="00AC1EC0"/>
    <w:rsid w:val="00AC2AAB"/>
    <w:rsid w:val="00AC3010"/>
    <w:rsid w:val="00AC344C"/>
    <w:rsid w:val="00AC3D81"/>
    <w:rsid w:val="00AC40A6"/>
    <w:rsid w:val="00AC5F41"/>
    <w:rsid w:val="00AC6794"/>
    <w:rsid w:val="00AC7500"/>
    <w:rsid w:val="00AC7B08"/>
    <w:rsid w:val="00AD01BE"/>
    <w:rsid w:val="00AD08BA"/>
    <w:rsid w:val="00AD0E37"/>
    <w:rsid w:val="00AD0EC1"/>
    <w:rsid w:val="00AD11D1"/>
    <w:rsid w:val="00AD2382"/>
    <w:rsid w:val="00AD2BA8"/>
    <w:rsid w:val="00AD2D4F"/>
    <w:rsid w:val="00AD31AB"/>
    <w:rsid w:val="00AD372C"/>
    <w:rsid w:val="00AD3CCA"/>
    <w:rsid w:val="00AD3DB8"/>
    <w:rsid w:val="00AD63DC"/>
    <w:rsid w:val="00AD67FA"/>
    <w:rsid w:val="00AD6935"/>
    <w:rsid w:val="00AD77E6"/>
    <w:rsid w:val="00AD7EB8"/>
    <w:rsid w:val="00AE0743"/>
    <w:rsid w:val="00AE0D22"/>
    <w:rsid w:val="00AE0DAA"/>
    <w:rsid w:val="00AE10D0"/>
    <w:rsid w:val="00AE1B49"/>
    <w:rsid w:val="00AE300C"/>
    <w:rsid w:val="00AE39CE"/>
    <w:rsid w:val="00AE3DB2"/>
    <w:rsid w:val="00AE3E3C"/>
    <w:rsid w:val="00AE4B2A"/>
    <w:rsid w:val="00AE52FD"/>
    <w:rsid w:val="00AE5814"/>
    <w:rsid w:val="00AE590D"/>
    <w:rsid w:val="00AE66D7"/>
    <w:rsid w:val="00AE66F2"/>
    <w:rsid w:val="00AE7463"/>
    <w:rsid w:val="00AE7651"/>
    <w:rsid w:val="00AE76DB"/>
    <w:rsid w:val="00AE7B4C"/>
    <w:rsid w:val="00AF0924"/>
    <w:rsid w:val="00AF095C"/>
    <w:rsid w:val="00AF0B3C"/>
    <w:rsid w:val="00AF0F9A"/>
    <w:rsid w:val="00AF11EE"/>
    <w:rsid w:val="00AF1EC3"/>
    <w:rsid w:val="00AF207D"/>
    <w:rsid w:val="00AF288E"/>
    <w:rsid w:val="00AF3AF7"/>
    <w:rsid w:val="00AF4581"/>
    <w:rsid w:val="00AF4FDA"/>
    <w:rsid w:val="00AF5E59"/>
    <w:rsid w:val="00AF6678"/>
    <w:rsid w:val="00AF6A38"/>
    <w:rsid w:val="00AF6AF1"/>
    <w:rsid w:val="00AF6ED5"/>
    <w:rsid w:val="00AF6FE8"/>
    <w:rsid w:val="00AF7157"/>
    <w:rsid w:val="00AF74A7"/>
    <w:rsid w:val="00AF799F"/>
    <w:rsid w:val="00AF7C48"/>
    <w:rsid w:val="00AF7EA8"/>
    <w:rsid w:val="00AF7FE7"/>
    <w:rsid w:val="00B0087E"/>
    <w:rsid w:val="00B00959"/>
    <w:rsid w:val="00B00E89"/>
    <w:rsid w:val="00B00F48"/>
    <w:rsid w:val="00B0214A"/>
    <w:rsid w:val="00B023A9"/>
    <w:rsid w:val="00B0253B"/>
    <w:rsid w:val="00B02D99"/>
    <w:rsid w:val="00B04719"/>
    <w:rsid w:val="00B04887"/>
    <w:rsid w:val="00B04AD2"/>
    <w:rsid w:val="00B05E69"/>
    <w:rsid w:val="00B07F5D"/>
    <w:rsid w:val="00B10304"/>
    <w:rsid w:val="00B10C83"/>
    <w:rsid w:val="00B11B4A"/>
    <w:rsid w:val="00B13701"/>
    <w:rsid w:val="00B142ED"/>
    <w:rsid w:val="00B14552"/>
    <w:rsid w:val="00B14C6F"/>
    <w:rsid w:val="00B1530C"/>
    <w:rsid w:val="00B161A4"/>
    <w:rsid w:val="00B1689A"/>
    <w:rsid w:val="00B16C97"/>
    <w:rsid w:val="00B16E74"/>
    <w:rsid w:val="00B174D6"/>
    <w:rsid w:val="00B20691"/>
    <w:rsid w:val="00B20D49"/>
    <w:rsid w:val="00B20EF4"/>
    <w:rsid w:val="00B215E1"/>
    <w:rsid w:val="00B219C7"/>
    <w:rsid w:val="00B22A4D"/>
    <w:rsid w:val="00B22E37"/>
    <w:rsid w:val="00B25EC9"/>
    <w:rsid w:val="00B30697"/>
    <w:rsid w:val="00B31E78"/>
    <w:rsid w:val="00B34542"/>
    <w:rsid w:val="00B35339"/>
    <w:rsid w:val="00B3575F"/>
    <w:rsid w:val="00B35FF9"/>
    <w:rsid w:val="00B3610D"/>
    <w:rsid w:val="00B36C7A"/>
    <w:rsid w:val="00B40093"/>
    <w:rsid w:val="00B40A1E"/>
    <w:rsid w:val="00B4113A"/>
    <w:rsid w:val="00B4119C"/>
    <w:rsid w:val="00B41608"/>
    <w:rsid w:val="00B41827"/>
    <w:rsid w:val="00B41F1E"/>
    <w:rsid w:val="00B445E1"/>
    <w:rsid w:val="00B447D1"/>
    <w:rsid w:val="00B47341"/>
    <w:rsid w:val="00B47399"/>
    <w:rsid w:val="00B5054B"/>
    <w:rsid w:val="00B50C70"/>
    <w:rsid w:val="00B51294"/>
    <w:rsid w:val="00B5184B"/>
    <w:rsid w:val="00B527E6"/>
    <w:rsid w:val="00B52E80"/>
    <w:rsid w:val="00B53946"/>
    <w:rsid w:val="00B539A9"/>
    <w:rsid w:val="00B546F3"/>
    <w:rsid w:val="00B54A55"/>
    <w:rsid w:val="00B551B9"/>
    <w:rsid w:val="00B55630"/>
    <w:rsid w:val="00B56166"/>
    <w:rsid w:val="00B566E0"/>
    <w:rsid w:val="00B60236"/>
    <w:rsid w:val="00B606FD"/>
    <w:rsid w:val="00B60FC8"/>
    <w:rsid w:val="00B610CC"/>
    <w:rsid w:val="00B61256"/>
    <w:rsid w:val="00B61394"/>
    <w:rsid w:val="00B61530"/>
    <w:rsid w:val="00B624EC"/>
    <w:rsid w:val="00B628E4"/>
    <w:rsid w:val="00B62D6A"/>
    <w:rsid w:val="00B62DF1"/>
    <w:rsid w:val="00B62EEC"/>
    <w:rsid w:val="00B64509"/>
    <w:rsid w:val="00B64D21"/>
    <w:rsid w:val="00B6561B"/>
    <w:rsid w:val="00B65811"/>
    <w:rsid w:val="00B65D8C"/>
    <w:rsid w:val="00B65F2D"/>
    <w:rsid w:val="00B662D8"/>
    <w:rsid w:val="00B66439"/>
    <w:rsid w:val="00B6659B"/>
    <w:rsid w:val="00B67232"/>
    <w:rsid w:val="00B672FC"/>
    <w:rsid w:val="00B6771A"/>
    <w:rsid w:val="00B67738"/>
    <w:rsid w:val="00B702A2"/>
    <w:rsid w:val="00B70E23"/>
    <w:rsid w:val="00B7119D"/>
    <w:rsid w:val="00B71729"/>
    <w:rsid w:val="00B7230C"/>
    <w:rsid w:val="00B72A0E"/>
    <w:rsid w:val="00B73630"/>
    <w:rsid w:val="00B738DF"/>
    <w:rsid w:val="00B74218"/>
    <w:rsid w:val="00B74ECA"/>
    <w:rsid w:val="00B762F7"/>
    <w:rsid w:val="00B764D7"/>
    <w:rsid w:val="00B76A68"/>
    <w:rsid w:val="00B76AD0"/>
    <w:rsid w:val="00B807EC"/>
    <w:rsid w:val="00B81652"/>
    <w:rsid w:val="00B81B49"/>
    <w:rsid w:val="00B81C80"/>
    <w:rsid w:val="00B8227C"/>
    <w:rsid w:val="00B83438"/>
    <w:rsid w:val="00B835E0"/>
    <w:rsid w:val="00B839F8"/>
    <w:rsid w:val="00B840FA"/>
    <w:rsid w:val="00B847E4"/>
    <w:rsid w:val="00B84916"/>
    <w:rsid w:val="00B86462"/>
    <w:rsid w:val="00B87713"/>
    <w:rsid w:val="00B909CB"/>
    <w:rsid w:val="00B90A37"/>
    <w:rsid w:val="00B90EB6"/>
    <w:rsid w:val="00B9123D"/>
    <w:rsid w:val="00B914F4"/>
    <w:rsid w:val="00B923EC"/>
    <w:rsid w:val="00B92C71"/>
    <w:rsid w:val="00B93524"/>
    <w:rsid w:val="00B948BE"/>
    <w:rsid w:val="00B95A96"/>
    <w:rsid w:val="00B95D54"/>
    <w:rsid w:val="00BA053D"/>
    <w:rsid w:val="00BA0AD4"/>
    <w:rsid w:val="00BA0BF0"/>
    <w:rsid w:val="00BA2317"/>
    <w:rsid w:val="00BA2523"/>
    <w:rsid w:val="00BA4432"/>
    <w:rsid w:val="00BA4C17"/>
    <w:rsid w:val="00BA4E96"/>
    <w:rsid w:val="00BA4F68"/>
    <w:rsid w:val="00BA5582"/>
    <w:rsid w:val="00BA60C6"/>
    <w:rsid w:val="00BA6E37"/>
    <w:rsid w:val="00BA7714"/>
    <w:rsid w:val="00BB0155"/>
    <w:rsid w:val="00BB0CF2"/>
    <w:rsid w:val="00BB2310"/>
    <w:rsid w:val="00BB34C9"/>
    <w:rsid w:val="00BB3A1D"/>
    <w:rsid w:val="00BB3CCC"/>
    <w:rsid w:val="00BB3EAE"/>
    <w:rsid w:val="00BB47DA"/>
    <w:rsid w:val="00BB5C5B"/>
    <w:rsid w:val="00BB6D50"/>
    <w:rsid w:val="00BB7F9E"/>
    <w:rsid w:val="00BC001B"/>
    <w:rsid w:val="00BC0D5C"/>
    <w:rsid w:val="00BC1509"/>
    <w:rsid w:val="00BC18ED"/>
    <w:rsid w:val="00BC21C8"/>
    <w:rsid w:val="00BC337B"/>
    <w:rsid w:val="00BC34D0"/>
    <w:rsid w:val="00BC3670"/>
    <w:rsid w:val="00BC4D2E"/>
    <w:rsid w:val="00BC542A"/>
    <w:rsid w:val="00BC5A64"/>
    <w:rsid w:val="00BC5DA9"/>
    <w:rsid w:val="00BC6186"/>
    <w:rsid w:val="00BC6E9F"/>
    <w:rsid w:val="00BC7C01"/>
    <w:rsid w:val="00BD000E"/>
    <w:rsid w:val="00BD00C2"/>
    <w:rsid w:val="00BD0A9B"/>
    <w:rsid w:val="00BD178E"/>
    <w:rsid w:val="00BD1A33"/>
    <w:rsid w:val="00BD2F89"/>
    <w:rsid w:val="00BD371B"/>
    <w:rsid w:val="00BD4343"/>
    <w:rsid w:val="00BD4453"/>
    <w:rsid w:val="00BD564C"/>
    <w:rsid w:val="00BD5A2C"/>
    <w:rsid w:val="00BD5AEC"/>
    <w:rsid w:val="00BD5C7C"/>
    <w:rsid w:val="00BD5F86"/>
    <w:rsid w:val="00BD6443"/>
    <w:rsid w:val="00BD64D8"/>
    <w:rsid w:val="00BD76DE"/>
    <w:rsid w:val="00BD77BD"/>
    <w:rsid w:val="00BD7D6A"/>
    <w:rsid w:val="00BE0A82"/>
    <w:rsid w:val="00BE0ECE"/>
    <w:rsid w:val="00BE1CAA"/>
    <w:rsid w:val="00BE338C"/>
    <w:rsid w:val="00BE33CA"/>
    <w:rsid w:val="00BE3AA1"/>
    <w:rsid w:val="00BE66EF"/>
    <w:rsid w:val="00BE6946"/>
    <w:rsid w:val="00BE6C5A"/>
    <w:rsid w:val="00BE7324"/>
    <w:rsid w:val="00BE7541"/>
    <w:rsid w:val="00BE758D"/>
    <w:rsid w:val="00BE7C9C"/>
    <w:rsid w:val="00BE7FA9"/>
    <w:rsid w:val="00BF00E2"/>
    <w:rsid w:val="00BF1225"/>
    <w:rsid w:val="00BF23D7"/>
    <w:rsid w:val="00BF25E2"/>
    <w:rsid w:val="00BF2BA9"/>
    <w:rsid w:val="00BF2E6B"/>
    <w:rsid w:val="00BF36E3"/>
    <w:rsid w:val="00BF38A7"/>
    <w:rsid w:val="00BF39D0"/>
    <w:rsid w:val="00BF42F3"/>
    <w:rsid w:val="00BF6207"/>
    <w:rsid w:val="00BF6459"/>
    <w:rsid w:val="00BF6484"/>
    <w:rsid w:val="00BF6595"/>
    <w:rsid w:val="00BF78BC"/>
    <w:rsid w:val="00BF79E4"/>
    <w:rsid w:val="00C007B9"/>
    <w:rsid w:val="00C0117B"/>
    <w:rsid w:val="00C02387"/>
    <w:rsid w:val="00C02DA2"/>
    <w:rsid w:val="00C03B38"/>
    <w:rsid w:val="00C03DA9"/>
    <w:rsid w:val="00C03F89"/>
    <w:rsid w:val="00C0514A"/>
    <w:rsid w:val="00C053BB"/>
    <w:rsid w:val="00C05853"/>
    <w:rsid w:val="00C05ADB"/>
    <w:rsid w:val="00C061C4"/>
    <w:rsid w:val="00C06538"/>
    <w:rsid w:val="00C075C4"/>
    <w:rsid w:val="00C10308"/>
    <w:rsid w:val="00C107E3"/>
    <w:rsid w:val="00C10908"/>
    <w:rsid w:val="00C10BCA"/>
    <w:rsid w:val="00C10EFB"/>
    <w:rsid w:val="00C12DD3"/>
    <w:rsid w:val="00C135BC"/>
    <w:rsid w:val="00C13AD1"/>
    <w:rsid w:val="00C1537A"/>
    <w:rsid w:val="00C177ED"/>
    <w:rsid w:val="00C20A64"/>
    <w:rsid w:val="00C20D1C"/>
    <w:rsid w:val="00C2157E"/>
    <w:rsid w:val="00C219D0"/>
    <w:rsid w:val="00C21BFE"/>
    <w:rsid w:val="00C21FF8"/>
    <w:rsid w:val="00C22EEE"/>
    <w:rsid w:val="00C244B4"/>
    <w:rsid w:val="00C2469F"/>
    <w:rsid w:val="00C24CB2"/>
    <w:rsid w:val="00C255CE"/>
    <w:rsid w:val="00C25758"/>
    <w:rsid w:val="00C2575E"/>
    <w:rsid w:val="00C25F45"/>
    <w:rsid w:val="00C27195"/>
    <w:rsid w:val="00C27408"/>
    <w:rsid w:val="00C30169"/>
    <w:rsid w:val="00C30F4C"/>
    <w:rsid w:val="00C3166F"/>
    <w:rsid w:val="00C316E7"/>
    <w:rsid w:val="00C31707"/>
    <w:rsid w:val="00C31F22"/>
    <w:rsid w:val="00C34255"/>
    <w:rsid w:val="00C34737"/>
    <w:rsid w:val="00C3491B"/>
    <w:rsid w:val="00C35E6E"/>
    <w:rsid w:val="00C3663E"/>
    <w:rsid w:val="00C37110"/>
    <w:rsid w:val="00C377B6"/>
    <w:rsid w:val="00C37A7F"/>
    <w:rsid w:val="00C40BD6"/>
    <w:rsid w:val="00C41177"/>
    <w:rsid w:val="00C42158"/>
    <w:rsid w:val="00C434C3"/>
    <w:rsid w:val="00C43782"/>
    <w:rsid w:val="00C43AC0"/>
    <w:rsid w:val="00C44D9C"/>
    <w:rsid w:val="00C4585E"/>
    <w:rsid w:val="00C45911"/>
    <w:rsid w:val="00C45FEE"/>
    <w:rsid w:val="00C4692F"/>
    <w:rsid w:val="00C4725D"/>
    <w:rsid w:val="00C50B1C"/>
    <w:rsid w:val="00C52C83"/>
    <w:rsid w:val="00C5354D"/>
    <w:rsid w:val="00C53DA0"/>
    <w:rsid w:val="00C541AD"/>
    <w:rsid w:val="00C54335"/>
    <w:rsid w:val="00C54759"/>
    <w:rsid w:val="00C549EB"/>
    <w:rsid w:val="00C55B15"/>
    <w:rsid w:val="00C56B98"/>
    <w:rsid w:val="00C5717D"/>
    <w:rsid w:val="00C571B9"/>
    <w:rsid w:val="00C572E0"/>
    <w:rsid w:val="00C60689"/>
    <w:rsid w:val="00C60737"/>
    <w:rsid w:val="00C61D61"/>
    <w:rsid w:val="00C62751"/>
    <w:rsid w:val="00C6275B"/>
    <w:rsid w:val="00C627A9"/>
    <w:rsid w:val="00C627CE"/>
    <w:rsid w:val="00C6318D"/>
    <w:rsid w:val="00C6346E"/>
    <w:rsid w:val="00C6368B"/>
    <w:rsid w:val="00C6373F"/>
    <w:rsid w:val="00C6452D"/>
    <w:rsid w:val="00C64DAD"/>
    <w:rsid w:val="00C65784"/>
    <w:rsid w:val="00C66C4F"/>
    <w:rsid w:val="00C717CE"/>
    <w:rsid w:val="00C723A3"/>
    <w:rsid w:val="00C72D52"/>
    <w:rsid w:val="00C74114"/>
    <w:rsid w:val="00C74293"/>
    <w:rsid w:val="00C743A0"/>
    <w:rsid w:val="00C743AE"/>
    <w:rsid w:val="00C768B9"/>
    <w:rsid w:val="00C77625"/>
    <w:rsid w:val="00C80F2A"/>
    <w:rsid w:val="00C81C6D"/>
    <w:rsid w:val="00C82915"/>
    <w:rsid w:val="00C830A4"/>
    <w:rsid w:val="00C8376D"/>
    <w:rsid w:val="00C83E2F"/>
    <w:rsid w:val="00C846E8"/>
    <w:rsid w:val="00C84E1D"/>
    <w:rsid w:val="00C86029"/>
    <w:rsid w:val="00C86DD3"/>
    <w:rsid w:val="00C870CD"/>
    <w:rsid w:val="00C873FD"/>
    <w:rsid w:val="00C87D83"/>
    <w:rsid w:val="00C903D6"/>
    <w:rsid w:val="00C90D22"/>
    <w:rsid w:val="00C91BF5"/>
    <w:rsid w:val="00C92285"/>
    <w:rsid w:val="00C92F0B"/>
    <w:rsid w:val="00C93BFF"/>
    <w:rsid w:val="00C93E53"/>
    <w:rsid w:val="00C94562"/>
    <w:rsid w:val="00C94B19"/>
    <w:rsid w:val="00C957EE"/>
    <w:rsid w:val="00C95D7B"/>
    <w:rsid w:val="00C974D9"/>
    <w:rsid w:val="00CA0815"/>
    <w:rsid w:val="00CA0D8E"/>
    <w:rsid w:val="00CA10C4"/>
    <w:rsid w:val="00CA12E8"/>
    <w:rsid w:val="00CA14E1"/>
    <w:rsid w:val="00CA1746"/>
    <w:rsid w:val="00CA1EA3"/>
    <w:rsid w:val="00CA26BB"/>
    <w:rsid w:val="00CA2759"/>
    <w:rsid w:val="00CA2A04"/>
    <w:rsid w:val="00CA37EE"/>
    <w:rsid w:val="00CA3FEF"/>
    <w:rsid w:val="00CA46E0"/>
    <w:rsid w:val="00CA50DB"/>
    <w:rsid w:val="00CA59B1"/>
    <w:rsid w:val="00CA5B38"/>
    <w:rsid w:val="00CA6014"/>
    <w:rsid w:val="00CA6016"/>
    <w:rsid w:val="00CA62AF"/>
    <w:rsid w:val="00CA6786"/>
    <w:rsid w:val="00CA6A91"/>
    <w:rsid w:val="00CA6C51"/>
    <w:rsid w:val="00CA6CBD"/>
    <w:rsid w:val="00CA6EE7"/>
    <w:rsid w:val="00CA7B45"/>
    <w:rsid w:val="00CA7E50"/>
    <w:rsid w:val="00CB09D6"/>
    <w:rsid w:val="00CB0A74"/>
    <w:rsid w:val="00CB10D4"/>
    <w:rsid w:val="00CB2153"/>
    <w:rsid w:val="00CB2A9A"/>
    <w:rsid w:val="00CB3244"/>
    <w:rsid w:val="00CB3A2D"/>
    <w:rsid w:val="00CB5298"/>
    <w:rsid w:val="00CB56C4"/>
    <w:rsid w:val="00CB6361"/>
    <w:rsid w:val="00CB6DD6"/>
    <w:rsid w:val="00CB71C8"/>
    <w:rsid w:val="00CB75D3"/>
    <w:rsid w:val="00CB7C1F"/>
    <w:rsid w:val="00CB7CF4"/>
    <w:rsid w:val="00CC0E68"/>
    <w:rsid w:val="00CC1C67"/>
    <w:rsid w:val="00CC2186"/>
    <w:rsid w:val="00CC21B2"/>
    <w:rsid w:val="00CC2C70"/>
    <w:rsid w:val="00CC40D1"/>
    <w:rsid w:val="00CC45FD"/>
    <w:rsid w:val="00CC4F20"/>
    <w:rsid w:val="00CC67E3"/>
    <w:rsid w:val="00CD0901"/>
    <w:rsid w:val="00CD0A2E"/>
    <w:rsid w:val="00CD0E95"/>
    <w:rsid w:val="00CD0EA1"/>
    <w:rsid w:val="00CD1105"/>
    <w:rsid w:val="00CD120A"/>
    <w:rsid w:val="00CD1574"/>
    <w:rsid w:val="00CD1889"/>
    <w:rsid w:val="00CD25DD"/>
    <w:rsid w:val="00CD274D"/>
    <w:rsid w:val="00CD38D0"/>
    <w:rsid w:val="00CD3CB1"/>
    <w:rsid w:val="00CD5539"/>
    <w:rsid w:val="00CD5826"/>
    <w:rsid w:val="00CD6A1C"/>
    <w:rsid w:val="00CD7343"/>
    <w:rsid w:val="00CD7835"/>
    <w:rsid w:val="00CD79E4"/>
    <w:rsid w:val="00CE0C94"/>
    <w:rsid w:val="00CE120B"/>
    <w:rsid w:val="00CE1583"/>
    <w:rsid w:val="00CE1584"/>
    <w:rsid w:val="00CE15A3"/>
    <w:rsid w:val="00CE1671"/>
    <w:rsid w:val="00CE174F"/>
    <w:rsid w:val="00CE385A"/>
    <w:rsid w:val="00CE4359"/>
    <w:rsid w:val="00CE4EDB"/>
    <w:rsid w:val="00CE5896"/>
    <w:rsid w:val="00CE63C3"/>
    <w:rsid w:val="00CE6B6E"/>
    <w:rsid w:val="00CE6C76"/>
    <w:rsid w:val="00CE708E"/>
    <w:rsid w:val="00CE7257"/>
    <w:rsid w:val="00CE76A6"/>
    <w:rsid w:val="00CE7FDB"/>
    <w:rsid w:val="00CF0410"/>
    <w:rsid w:val="00CF0F0A"/>
    <w:rsid w:val="00CF0FD2"/>
    <w:rsid w:val="00CF10AA"/>
    <w:rsid w:val="00CF1851"/>
    <w:rsid w:val="00CF192F"/>
    <w:rsid w:val="00CF323A"/>
    <w:rsid w:val="00CF33E4"/>
    <w:rsid w:val="00CF3A96"/>
    <w:rsid w:val="00CF3B21"/>
    <w:rsid w:val="00CF3E95"/>
    <w:rsid w:val="00CF42AA"/>
    <w:rsid w:val="00CF4661"/>
    <w:rsid w:val="00CF47AC"/>
    <w:rsid w:val="00CF5410"/>
    <w:rsid w:val="00CF5ADD"/>
    <w:rsid w:val="00CF5EF1"/>
    <w:rsid w:val="00CF64FF"/>
    <w:rsid w:val="00CF70A1"/>
    <w:rsid w:val="00CF77AB"/>
    <w:rsid w:val="00D0000D"/>
    <w:rsid w:val="00D01864"/>
    <w:rsid w:val="00D01B20"/>
    <w:rsid w:val="00D01CAB"/>
    <w:rsid w:val="00D0224D"/>
    <w:rsid w:val="00D02B65"/>
    <w:rsid w:val="00D02CC3"/>
    <w:rsid w:val="00D0326E"/>
    <w:rsid w:val="00D04C5E"/>
    <w:rsid w:val="00D0534F"/>
    <w:rsid w:val="00D05476"/>
    <w:rsid w:val="00D056F8"/>
    <w:rsid w:val="00D057FA"/>
    <w:rsid w:val="00D05C04"/>
    <w:rsid w:val="00D05CD6"/>
    <w:rsid w:val="00D05EB4"/>
    <w:rsid w:val="00D07255"/>
    <w:rsid w:val="00D07C5E"/>
    <w:rsid w:val="00D11BF3"/>
    <w:rsid w:val="00D12048"/>
    <w:rsid w:val="00D13CA7"/>
    <w:rsid w:val="00D148A0"/>
    <w:rsid w:val="00D14B27"/>
    <w:rsid w:val="00D14F57"/>
    <w:rsid w:val="00D15605"/>
    <w:rsid w:val="00D15AC8"/>
    <w:rsid w:val="00D15D8A"/>
    <w:rsid w:val="00D16CF2"/>
    <w:rsid w:val="00D20C14"/>
    <w:rsid w:val="00D20CFA"/>
    <w:rsid w:val="00D22499"/>
    <w:rsid w:val="00D22688"/>
    <w:rsid w:val="00D22D74"/>
    <w:rsid w:val="00D22DF6"/>
    <w:rsid w:val="00D22F76"/>
    <w:rsid w:val="00D231D0"/>
    <w:rsid w:val="00D232C0"/>
    <w:rsid w:val="00D2411A"/>
    <w:rsid w:val="00D2412B"/>
    <w:rsid w:val="00D242C6"/>
    <w:rsid w:val="00D24778"/>
    <w:rsid w:val="00D26F51"/>
    <w:rsid w:val="00D27B4F"/>
    <w:rsid w:val="00D3070F"/>
    <w:rsid w:val="00D3101C"/>
    <w:rsid w:val="00D31505"/>
    <w:rsid w:val="00D31900"/>
    <w:rsid w:val="00D31BA1"/>
    <w:rsid w:val="00D323C7"/>
    <w:rsid w:val="00D32B6A"/>
    <w:rsid w:val="00D332A5"/>
    <w:rsid w:val="00D344FB"/>
    <w:rsid w:val="00D34962"/>
    <w:rsid w:val="00D359A0"/>
    <w:rsid w:val="00D37FF2"/>
    <w:rsid w:val="00D40616"/>
    <w:rsid w:val="00D410E6"/>
    <w:rsid w:val="00D428CA"/>
    <w:rsid w:val="00D42A2E"/>
    <w:rsid w:val="00D42A6F"/>
    <w:rsid w:val="00D4321C"/>
    <w:rsid w:val="00D43577"/>
    <w:rsid w:val="00D45B54"/>
    <w:rsid w:val="00D45BDB"/>
    <w:rsid w:val="00D4620B"/>
    <w:rsid w:val="00D47543"/>
    <w:rsid w:val="00D47CC1"/>
    <w:rsid w:val="00D50B3E"/>
    <w:rsid w:val="00D50ECC"/>
    <w:rsid w:val="00D51B11"/>
    <w:rsid w:val="00D51C99"/>
    <w:rsid w:val="00D51C9D"/>
    <w:rsid w:val="00D51D11"/>
    <w:rsid w:val="00D51FBA"/>
    <w:rsid w:val="00D526A4"/>
    <w:rsid w:val="00D52901"/>
    <w:rsid w:val="00D5330B"/>
    <w:rsid w:val="00D53696"/>
    <w:rsid w:val="00D539BF"/>
    <w:rsid w:val="00D53AAF"/>
    <w:rsid w:val="00D53E1D"/>
    <w:rsid w:val="00D53E4D"/>
    <w:rsid w:val="00D55422"/>
    <w:rsid w:val="00D558DD"/>
    <w:rsid w:val="00D56737"/>
    <w:rsid w:val="00D56A92"/>
    <w:rsid w:val="00D56C7B"/>
    <w:rsid w:val="00D56E2B"/>
    <w:rsid w:val="00D570B2"/>
    <w:rsid w:val="00D5793A"/>
    <w:rsid w:val="00D62355"/>
    <w:rsid w:val="00D62CAD"/>
    <w:rsid w:val="00D62E0B"/>
    <w:rsid w:val="00D63702"/>
    <w:rsid w:val="00D63795"/>
    <w:rsid w:val="00D63AE2"/>
    <w:rsid w:val="00D64323"/>
    <w:rsid w:val="00D64710"/>
    <w:rsid w:val="00D648F3"/>
    <w:rsid w:val="00D65188"/>
    <w:rsid w:val="00D65743"/>
    <w:rsid w:val="00D659D3"/>
    <w:rsid w:val="00D65CF2"/>
    <w:rsid w:val="00D65D12"/>
    <w:rsid w:val="00D669CE"/>
    <w:rsid w:val="00D66C4A"/>
    <w:rsid w:val="00D66F89"/>
    <w:rsid w:val="00D670A9"/>
    <w:rsid w:val="00D70974"/>
    <w:rsid w:val="00D714F3"/>
    <w:rsid w:val="00D72259"/>
    <w:rsid w:val="00D732B1"/>
    <w:rsid w:val="00D73EAD"/>
    <w:rsid w:val="00D747DB"/>
    <w:rsid w:val="00D8004A"/>
    <w:rsid w:val="00D808AA"/>
    <w:rsid w:val="00D81274"/>
    <w:rsid w:val="00D812CA"/>
    <w:rsid w:val="00D81FD7"/>
    <w:rsid w:val="00D82248"/>
    <w:rsid w:val="00D8260A"/>
    <w:rsid w:val="00D82DB3"/>
    <w:rsid w:val="00D83FA2"/>
    <w:rsid w:val="00D84049"/>
    <w:rsid w:val="00D8417C"/>
    <w:rsid w:val="00D8461F"/>
    <w:rsid w:val="00D84F59"/>
    <w:rsid w:val="00D856C2"/>
    <w:rsid w:val="00D85900"/>
    <w:rsid w:val="00D85F30"/>
    <w:rsid w:val="00D86A5A"/>
    <w:rsid w:val="00D86F65"/>
    <w:rsid w:val="00D86FF9"/>
    <w:rsid w:val="00D87DDC"/>
    <w:rsid w:val="00D90A8D"/>
    <w:rsid w:val="00D9134F"/>
    <w:rsid w:val="00D91609"/>
    <w:rsid w:val="00D91CF8"/>
    <w:rsid w:val="00D9254B"/>
    <w:rsid w:val="00D92CBC"/>
    <w:rsid w:val="00D93FBE"/>
    <w:rsid w:val="00D94390"/>
    <w:rsid w:val="00D94A5D"/>
    <w:rsid w:val="00D9583D"/>
    <w:rsid w:val="00D968D2"/>
    <w:rsid w:val="00D96D8C"/>
    <w:rsid w:val="00D97031"/>
    <w:rsid w:val="00D97745"/>
    <w:rsid w:val="00D97B1A"/>
    <w:rsid w:val="00D97D0F"/>
    <w:rsid w:val="00DA0695"/>
    <w:rsid w:val="00DA0CB3"/>
    <w:rsid w:val="00DA0DA5"/>
    <w:rsid w:val="00DA0E77"/>
    <w:rsid w:val="00DA11F9"/>
    <w:rsid w:val="00DA1349"/>
    <w:rsid w:val="00DA1BE1"/>
    <w:rsid w:val="00DA20C5"/>
    <w:rsid w:val="00DA3541"/>
    <w:rsid w:val="00DA35B9"/>
    <w:rsid w:val="00DA365D"/>
    <w:rsid w:val="00DA3F2B"/>
    <w:rsid w:val="00DA4656"/>
    <w:rsid w:val="00DA4862"/>
    <w:rsid w:val="00DA5330"/>
    <w:rsid w:val="00DA5756"/>
    <w:rsid w:val="00DA598C"/>
    <w:rsid w:val="00DA6228"/>
    <w:rsid w:val="00DA6233"/>
    <w:rsid w:val="00DA6284"/>
    <w:rsid w:val="00DA62A3"/>
    <w:rsid w:val="00DA66B4"/>
    <w:rsid w:val="00DA6B97"/>
    <w:rsid w:val="00DA7B34"/>
    <w:rsid w:val="00DA7DBB"/>
    <w:rsid w:val="00DB01B5"/>
    <w:rsid w:val="00DB0E08"/>
    <w:rsid w:val="00DB1221"/>
    <w:rsid w:val="00DB1CF1"/>
    <w:rsid w:val="00DB2C7F"/>
    <w:rsid w:val="00DB3482"/>
    <w:rsid w:val="00DB3544"/>
    <w:rsid w:val="00DB4866"/>
    <w:rsid w:val="00DB5D12"/>
    <w:rsid w:val="00DC07E4"/>
    <w:rsid w:val="00DC095E"/>
    <w:rsid w:val="00DC0D5E"/>
    <w:rsid w:val="00DC121A"/>
    <w:rsid w:val="00DC2309"/>
    <w:rsid w:val="00DC2378"/>
    <w:rsid w:val="00DC285F"/>
    <w:rsid w:val="00DC2A3B"/>
    <w:rsid w:val="00DC3787"/>
    <w:rsid w:val="00DC4341"/>
    <w:rsid w:val="00DC493A"/>
    <w:rsid w:val="00DC5453"/>
    <w:rsid w:val="00DC54F5"/>
    <w:rsid w:val="00DC56D1"/>
    <w:rsid w:val="00DC5A72"/>
    <w:rsid w:val="00DC6277"/>
    <w:rsid w:val="00DC74E2"/>
    <w:rsid w:val="00DD0156"/>
    <w:rsid w:val="00DD0B42"/>
    <w:rsid w:val="00DD16BB"/>
    <w:rsid w:val="00DD1EA3"/>
    <w:rsid w:val="00DD2E81"/>
    <w:rsid w:val="00DD3432"/>
    <w:rsid w:val="00DD3541"/>
    <w:rsid w:val="00DD3A9C"/>
    <w:rsid w:val="00DD4166"/>
    <w:rsid w:val="00DD41A1"/>
    <w:rsid w:val="00DD5531"/>
    <w:rsid w:val="00DD5536"/>
    <w:rsid w:val="00DD5A52"/>
    <w:rsid w:val="00DD6271"/>
    <w:rsid w:val="00DD6CD3"/>
    <w:rsid w:val="00DD71D3"/>
    <w:rsid w:val="00DE08C3"/>
    <w:rsid w:val="00DE2F2D"/>
    <w:rsid w:val="00DE365B"/>
    <w:rsid w:val="00DE3705"/>
    <w:rsid w:val="00DE4A34"/>
    <w:rsid w:val="00DE5645"/>
    <w:rsid w:val="00DE600D"/>
    <w:rsid w:val="00DE62B1"/>
    <w:rsid w:val="00DE7486"/>
    <w:rsid w:val="00DF008E"/>
    <w:rsid w:val="00DF029F"/>
    <w:rsid w:val="00DF0A9A"/>
    <w:rsid w:val="00DF0AD9"/>
    <w:rsid w:val="00DF0E85"/>
    <w:rsid w:val="00DF1FAE"/>
    <w:rsid w:val="00DF257C"/>
    <w:rsid w:val="00DF3780"/>
    <w:rsid w:val="00DF3D23"/>
    <w:rsid w:val="00DF44DC"/>
    <w:rsid w:val="00DF585A"/>
    <w:rsid w:val="00DF5B5D"/>
    <w:rsid w:val="00DF6A33"/>
    <w:rsid w:val="00DF6E49"/>
    <w:rsid w:val="00DF784C"/>
    <w:rsid w:val="00DF7B61"/>
    <w:rsid w:val="00E00B6D"/>
    <w:rsid w:val="00E00DA8"/>
    <w:rsid w:val="00E0241F"/>
    <w:rsid w:val="00E026DA"/>
    <w:rsid w:val="00E02825"/>
    <w:rsid w:val="00E02B13"/>
    <w:rsid w:val="00E03D23"/>
    <w:rsid w:val="00E03F05"/>
    <w:rsid w:val="00E0436E"/>
    <w:rsid w:val="00E050B4"/>
    <w:rsid w:val="00E06EDA"/>
    <w:rsid w:val="00E06FF6"/>
    <w:rsid w:val="00E0745E"/>
    <w:rsid w:val="00E07B2E"/>
    <w:rsid w:val="00E1010D"/>
    <w:rsid w:val="00E102E4"/>
    <w:rsid w:val="00E1152F"/>
    <w:rsid w:val="00E11C42"/>
    <w:rsid w:val="00E12604"/>
    <w:rsid w:val="00E12B06"/>
    <w:rsid w:val="00E13478"/>
    <w:rsid w:val="00E1353C"/>
    <w:rsid w:val="00E137AC"/>
    <w:rsid w:val="00E14145"/>
    <w:rsid w:val="00E1444D"/>
    <w:rsid w:val="00E14B63"/>
    <w:rsid w:val="00E1561F"/>
    <w:rsid w:val="00E15659"/>
    <w:rsid w:val="00E1579A"/>
    <w:rsid w:val="00E15A06"/>
    <w:rsid w:val="00E16C1E"/>
    <w:rsid w:val="00E1787D"/>
    <w:rsid w:val="00E17C6C"/>
    <w:rsid w:val="00E20109"/>
    <w:rsid w:val="00E204F3"/>
    <w:rsid w:val="00E206F7"/>
    <w:rsid w:val="00E20870"/>
    <w:rsid w:val="00E21733"/>
    <w:rsid w:val="00E219E2"/>
    <w:rsid w:val="00E229A5"/>
    <w:rsid w:val="00E22DA3"/>
    <w:rsid w:val="00E22F1B"/>
    <w:rsid w:val="00E23733"/>
    <w:rsid w:val="00E23B42"/>
    <w:rsid w:val="00E23EA0"/>
    <w:rsid w:val="00E24A7A"/>
    <w:rsid w:val="00E24B7B"/>
    <w:rsid w:val="00E24CA5"/>
    <w:rsid w:val="00E25B2F"/>
    <w:rsid w:val="00E26604"/>
    <w:rsid w:val="00E26EE5"/>
    <w:rsid w:val="00E2720F"/>
    <w:rsid w:val="00E304BE"/>
    <w:rsid w:val="00E307DF"/>
    <w:rsid w:val="00E30A63"/>
    <w:rsid w:val="00E31A7D"/>
    <w:rsid w:val="00E3254E"/>
    <w:rsid w:val="00E32F34"/>
    <w:rsid w:val="00E3303F"/>
    <w:rsid w:val="00E339D4"/>
    <w:rsid w:val="00E33C06"/>
    <w:rsid w:val="00E343B1"/>
    <w:rsid w:val="00E34436"/>
    <w:rsid w:val="00E3460E"/>
    <w:rsid w:val="00E34A33"/>
    <w:rsid w:val="00E34B47"/>
    <w:rsid w:val="00E34C2D"/>
    <w:rsid w:val="00E35210"/>
    <w:rsid w:val="00E358B8"/>
    <w:rsid w:val="00E360A8"/>
    <w:rsid w:val="00E362E0"/>
    <w:rsid w:val="00E37615"/>
    <w:rsid w:val="00E37CCD"/>
    <w:rsid w:val="00E41119"/>
    <w:rsid w:val="00E41516"/>
    <w:rsid w:val="00E43847"/>
    <w:rsid w:val="00E44DC3"/>
    <w:rsid w:val="00E45179"/>
    <w:rsid w:val="00E46458"/>
    <w:rsid w:val="00E46E27"/>
    <w:rsid w:val="00E5114B"/>
    <w:rsid w:val="00E51572"/>
    <w:rsid w:val="00E519D6"/>
    <w:rsid w:val="00E51B84"/>
    <w:rsid w:val="00E51D1C"/>
    <w:rsid w:val="00E51F6D"/>
    <w:rsid w:val="00E53410"/>
    <w:rsid w:val="00E53B69"/>
    <w:rsid w:val="00E54471"/>
    <w:rsid w:val="00E55578"/>
    <w:rsid w:val="00E5561F"/>
    <w:rsid w:val="00E556FC"/>
    <w:rsid w:val="00E55B53"/>
    <w:rsid w:val="00E55D37"/>
    <w:rsid w:val="00E55D7F"/>
    <w:rsid w:val="00E570F3"/>
    <w:rsid w:val="00E576FC"/>
    <w:rsid w:val="00E578F9"/>
    <w:rsid w:val="00E57ED0"/>
    <w:rsid w:val="00E61373"/>
    <w:rsid w:val="00E618E5"/>
    <w:rsid w:val="00E61E83"/>
    <w:rsid w:val="00E6279E"/>
    <w:rsid w:val="00E63407"/>
    <w:rsid w:val="00E63DDC"/>
    <w:rsid w:val="00E646E0"/>
    <w:rsid w:val="00E658B7"/>
    <w:rsid w:val="00E67CFA"/>
    <w:rsid w:val="00E719B8"/>
    <w:rsid w:val="00E71B2A"/>
    <w:rsid w:val="00E72B07"/>
    <w:rsid w:val="00E74157"/>
    <w:rsid w:val="00E752A8"/>
    <w:rsid w:val="00E75671"/>
    <w:rsid w:val="00E7767A"/>
    <w:rsid w:val="00E77A43"/>
    <w:rsid w:val="00E80A02"/>
    <w:rsid w:val="00E815F3"/>
    <w:rsid w:val="00E818E9"/>
    <w:rsid w:val="00E81EB2"/>
    <w:rsid w:val="00E82E85"/>
    <w:rsid w:val="00E82F12"/>
    <w:rsid w:val="00E83EEB"/>
    <w:rsid w:val="00E84976"/>
    <w:rsid w:val="00E85F4E"/>
    <w:rsid w:val="00E8627C"/>
    <w:rsid w:val="00E865B1"/>
    <w:rsid w:val="00E86CD8"/>
    <w:rsid w:val="00E87178"/>
    <w:rsid w:val="00E8725E"/>
    <w:rsid w:val="00E87721"/>
    <w:rsid w:val="00E90706"/>
    <w:rsid w:val="00E907D5"/>
    <w:rsid w:val="00E90E2A"/>
    <w:rsid w:val="00E9137E"/>
    <w:rsid w:val="00E9273B"/>
    <w:rsid w:val="00E927FB"/>
    <w:rsid w:val="00E92B1B"/>
    <w:rsid w:val="00E93690"/>
    <w:rsid w:val="00E938CE"/>
    <w:rsid w:val="00E94731"/>
    <w:rsid w:val="00E94786"/>
    <w:rsid w:val="00E94A9E"/>
    <w:rsid w:val="00E95749"/>
    <w:rsid w:val="00E96BD9"/>
    <w:rsid w:val="00EA0810"/>
    <w:rsid w:val="00EA0D20"/>
    <w:rsid w:val="00EA20ED"/>
    <w:rsid w:val="00EA21EE"/>
    <w:rsid w:val="00EA3BCD"/>
    <w:rsid w:val="00EA47A0"/>
    <w:rsid w:val="00EA4EED"/>
    <w:rsid w:val="00EA5A84"/>
    <w:rsid w:val="00EA667E"/>
    <w:rsid w:val="00EA71C0"/>
    <w:rsid w:val="00EA7AD4"/>
    <w:rsid w:val="00EB0C16"/>
    <w:rsid w:val="00EB10C8"/>
    <w:rsid w:val="00EB10DB"/>
    <w:rsid w:val="00EB17F2"/>
    <w:rsid w:val="00EB1D35"/>
    <w:rsid w:val="00EB2373"/>
    <w:rsid w:val="00EB26AB"/>
    <w:rsid w:val="00EB323E"/>
    <w:rsid w:val="00EB3C96"/>
    <w:rsid w:val="00EB40F5"/>
    <w:rsid w:val="00EB44BB"/>
    <w:rsid w:val="00EB4BE3"/>
    <w:rsid w:val="00EB57F2"/>
    <w:rsid w:val="00EB6686"/>
    <w:rsid w:val="00EB6819"/>
    <w:rsid w:val="00EB6A14"/>
    <w:rsid w:val="00EB6D98"/>
    <w:rsid w:val="00EB7873"/>
    <w:rsid w:val="00EB7B52"/>
    <w:rsid w:val="00EC062A"/>
    <w:rsid w:val="00EC0907"/>
    <w:rsid w:val="00EC09D6"/>
    <w:rsid w:val="00EC19E1"/>
    <w:rsid w:val="00EC1AC0"/>
    <w:rsid w:val="00EC233B"/>
    <w:rsid w:val="00EC29E9"/>
    <w:rsid w:val="00EC373A"/>
    <w:rsid w:val="00EC4BD3"/>
    <w:rsid w:val="00EC57D6"/>
    <w:rsid w:val="00EC59CB"/>
    <w:rsid w:val="00EC6B9C"/>
    <w:rsid w:val="00EC7956"/>
    <w:rsid w:val="00EC7BCE"/>
    <w:rsid w:val="00EC7C5F"/>
    <w:rsid w:val="00ED142A"/>
    <w:rsid w:val="00ED1703"/>
    <w:rsid w:val="00ED1842"/>
    <w:rsid w:val="00ED1892"/>
    <w:rsid w:val="00ED1BA7"/>
    <w:rsid w:val="00ED2116"/>
    <w:rsid w:val="00ED2C3A"/>
    <w:rsid w:val="00ED4014"/>
    <w:rsid w:val="00ED40B7"/>
    <w:rsid w:val="00ED4418"/>
    <w:rsid w:val="00ED452F"/>
    <w:rsid w:val="00ED4734"/>
    <w:rsid w:val="00ED47EB"/>
    <w:rsid w:val="00ED4F2D"/>
    <w:rsid w:val="00ED519F"/>
    <w:rsid w:val="00ED5E20"/>
    <w:rsid w:val="00ED64DB"/>
    <w:rsid w:val="00ED6E3E"/>
    <w:rsid w:val="00ED70A5"/>
    <w:rsid w:val="00ED7C44"/>
    <w:rsid w:val="00EE0683"/>
    <w:rsid w:val="00EE0931"/>
    <w:rsid w:val="00EE0EC6"/>
    <w:rsid w:val="00EE394C"/>
    <w:rsid w:val="00EE3A75"/>
    <w:rsid w:val="00EE3F70"/>
    <w:rsid w:val="00EE5B3E"/>
    <w:rsid w:val="00EE63E2"/>
    <w:rsid w:val="00EE6452"/>
    <w:rsid w:val="00EE7E6A"/>
    <w:rsid w:val="00EF0019"/>
    <w:rsid w:val="00EF0AA5"/>
    <w:rsid w:val="00EF0D7A"/>
    <w:rsid w:val="00EF13BE"/>
    <w:rsid w:val="00EF166E"/>
    <w:rsid w:val="00EF1B79"/>
    <w:rsid w:val="00EF2E3B"/>
    <w:rsid w:val="00EF33B1"/>
    <w:rsid w:val="00EF36D8"/>
    <w:rsid w:val="00EF3B0F"/>
    <w:rsid w:val="00EF3E0D"/>
    <w:rsid w:val="00EF3ED5"/>
    <w:rsid w:val="00EF4195"/>
    <w:rsid w:val="00EF4E36"/>
    <w:rsid w:val="00EF6114"/>
    <w:rsid w:val="00EF63EB"/>
    <w:rsid w:val="00EF6624"/>
    <w:rsid w:val="00EF685C"/>
    <w:rsid w:val="00F00286"/>
    <w:rsid w:val="00F019D0"/>
    <w:rsid w:val="00F020A3"/>
    <w:rsid w:val="00F03953"/>
    <w:rsid w:val="00F04805"/>
    <w:rsid w:val="00F04937"/>
    <w:rsid w:val="00F049CD"/>
    <w:rsid w:val="00F049DF"/>
    <w:rsid w:val="00F04D40"/>
    <w:rsid w:val="00F05CAA"/>
    <w:rsid w:val="00F05EEA"/>
    <w:rsid w:val="00F05F50"/>
    <w:rsid w:val="00F06544"/>
    <w:rsid w:val="00F078BE"/>
    <w:rsid w:val="00F1085E"/>
    <w:rsid w:val="00F120DF"/>
    <w:rsid w:val="00F12892"/>
    <w:rsid w:val="00F1374C"/>
    <w:rsid w:val="00F139FD"/>
    <w:rsid w:val="00F14F15"/>
    <w:rsid w:val="00F1513B"/>
    <w:rsid w:val="00F154D5"/>
    <w:rsid w:val="00F15750"/>
    <w:rsid w:val="00F158C7"/>
    <w:rsid w:val="00F15ACD"/>
    <w:rsid w:val="00F15AFB"/>
    <w:rsid w:val="00F16124"/>
    <w:rsid w:val="00F16A6E"/>
    <w:rsid w:val="00F16E44"/>
    <w:rsid w:val="00F174A1"/>
    <w:rsid w:val="00F17D61"/>
    <w:rsid w:val="00F210B4"/>
    <w:rsid w:val="00F21B3D"/>
    <w:rsid w:val="00F21E81"/>
    <w:rsid w:val="00F226DD"/>
    <w:rsid w:val="00F25D52"/>
    <w:rsid w:val="00F26691"/>
    <w:rsid w:val="00F26E6F"/>
    <w:rsid w:val="00F274FF"/>
    <w:rsid w:val="00F27777"/>
    <w:rsid w:val="00F301D3"/>
    <w:rsid w:val="00F309C1"/>
    <w:rsid w:val="00F30A15"/>
    <w:rsid w:val="00F319FF"/>
    <w:rsid w:val="00F31CFB"/>
    <w:rsid w:val="00F3207C"/>
    <w:rsid w:val="00F3250F"/>
    <w:rsid w:val="00F327E4"/>
    <w:rsid w:val="00F3397E"/>
    <w:rsid w:val="00F34E48"/>
    <w:rsid w:val="00F34ED6"/>
    <w:rsid w:val="00F34F7F"/>
    <w:rsid w:val="00F356D8"/>
    <w:rsid w:val="00F3593C"/>
    <w:rsid w:val="00F35EB1"/>
    <w:rsid w:val="00F3700C"/>
    <w:rsid w:val="00F3768C"/>
    <w:rsid w:val="00F379C7"/>
    <w:rsid w:val="00F4060A"/>
    <w:rsid w:val="00F414AC"/>
    <w:rsid w:val="00F4151C"/>
    <w:rsid w:val="00F41854"/>
    <w:rsid w:val="00F4198B"/>
    <w:rsid w:val="00F4291A"/>
    <w:rsid w:val="00F43D20"/>
    <w:rsid w:val="00F44671"/>
    <w:rsid w:val="00F45F07"/>
    <w:rsid w:val="00F46629"/>
    <w:rsid w:val="00F46D85"/>
    <w:rsid w:val="00F47073"/>
    <w:rsid w:val="00F4773D"/>
    <w:rsid w:val="00F477B2"/>
    <w:rsid w:val="00F50496"/>
    <w:rsid w:val="00F51B89"/>
    <w:rsid w:val="00F51D04"/>
    <w:rsid w:val="00F5242B"/>
    <w:rsid w:val="00F52F0E"/>
    <w:rsid w:val="00F5394D"/>
    <w:rsid w:val="00F53E03"/>
    <w:rsid w:val="00F555B2"/>
    <w:rsid w:val="00F56E3B"/>
    <w:rsid w:val="00F57934"/>
    <w:rsid w:val="00F60528"/>
    <w:rsid w:val="00F60579"/>
    <w:rsid w:val="00F607A4"/>
    <w:rsid w:val="00F60AE8"/>
    <w:rsid w:val="00F611E9"/>
    <w:rsid w:val="00F61814"/>
    <w:rsid w:val="00F61A0E"/>
    <w:rsid w:val="00F6255B"/>
    <w:rsid w:val="00F629A4"/>
    <w:rsid w:val="00F64289"/>
    <w:rsid w:val="00F64ADD"/>
    <w:rsid w:val="00F65E18"/>
    <w:rsid w:val="00F65ECE"/>
    <w:rsid w:val="00F65FB5"/>
    <w:rsid w:val="00F662C4"/>
    <w:rsid w:val="00F6697C"/>
    <w:rsid w:val="00F66E11"/>
    <w:rsid w:val="00F6778B"/>
    <w:rsid w:val="00F67A0E"/>
    <w:rsid w:val="00F70A41"/>
    <w:rsid w:val="00F70FB4"/>
    <w:rsid w:val="00F710DA"/>
    <w:rsid w:val="00F7276D"/>
    <w:rsid w:val="00F7377F"/>
    <w:rsid w:val="00F73A86"/>
    <w:rsid w:val="00F74584"/>
    <w:rsid w:val="00F74959"/>
    <w:rsid w:val="00F74A18"/>
    <w:rsid w:val="00F752B4"/>
    <w:rsid w:val="00F76065"/>
    <w:rsid w:val="00F766B8"/>
    <w:rsid w:val="00F778A6"/>
    <w:rsid w:val="00F77CFB"/>
    <w:rsid w:val="00F80EBA"/>
    <w:rsid w:val="00F81B2D"/>
    <w:rsid w:val="00F83644"/>
    <w:rsid w:val="00F83A53"/>
    <w:rsid w:val="00F840F4"/>
    <w:rsid w:val="00F84881"/>
    <w:rsid w:val="00F84B0D"/>
    <w:rsid w:val="00F85189"/>
    <w:rsid w:val="00F851A7"/>
    <w:rsid w:val="00F856AF"/>
    <w:rsid w:val="00F85AC3"/>
    <w:rsid w:val="00F85BB7"/>
    <w:rsid w:val="00F85C19"/>
    <w:rsid w:val="00F85C30"/>
    <w:rsid w:val="00F863F1"/>
    <w:rsid w:val="00F868B7"/>
    <w:rsid w:val="00F86F6F"/>
    <w:rsid w:val="00F87500"/>
    <w:rsid w:val="00F87D33"/>
    <w:rsid w:val="00F91312"/>
    <w:rsid w:val="00F91C07"/>
    <w:rsid w:val="00F91EA3"/>
    <w:rsid w:val="00F92E7C"/>
    <w:rsid w:val="00F934F7"/>
    <w:rsid w:val="00F94081"/>
    <w:rsid w:val="00F951AC"/>
    <w:rsid w:val="00F959C6"/>
    <w:rsid w:val="00F95C1F"/>
    <w:rsid w:val="00F97251"/>
    <w:rsid w:val="00F97371"/>
    <w:rsid w:val="00F97976"/>
    <w:rsid w:val="00FA066F"/>
    <w:rsid w:val="00FA0F31"/>
    <w:rsid w:val="00FA1405"/>
    <w:rsid w:val="00FA17E9"/>
    <w:rsid w:val="00FA277B"/>
    <w:rsid w:val="00FA3209"/>
    <w:rsid w:val="00FA3C96"/>
    <w:rsid w:val="00FA4FD3"/>
    <w:rsid w:val="00FA537C"/>
    <w:rsid w:val="00FA5EF5"/>
    <w:rsid w:val="00FA6A70"/>
    <w:rsid w:val="00FA7104"/>
    <w:rsid w:val="00FA776E"/>
    <w:rsid w:val="00FB02E9"/>
    <w:rsid w:val="00FB08F1"/>
    <w:rsid w:val="00FB0C92"/>
    <w:rsid w:val="00FB15C6"/>
    <w:rsid w:val="00FB1946"/>
    <w:rsid w:val="00FB1E2C"/>
    <w:rsid w:val="00FB25F7"/>
    <w:rsid w:val="00FB2651"/>
    <w:rsid w:val="00FB4201"/>
    <w:rsid w:val="00FB4EA3"/>
    <w:rsid w:val="00FB5E6B"/>
    <w:rsid w:val="00FB62E3"/>
    <w:rsid w:val="00FB6683"/>
    <w:rsid w:val="00FB73F4"/>
    <w:rsid w:val="00FB7664"/>
    <w:rsid w:val="00FC0C9D"/>
    <w:rsid w:val="00FC0CAA"/>
    <w:rsid w:val="00FC1400"/>
    <w:rsid w:val="00FC1BB9"/>
    <w:rsid w:val="00FC3408"/>
    <w:rsid w:val="00FC34F8"/>
    <w:rsid w:val="00FC3F94"/>
    <w:rsid w:val="00FC4655"/>
    <w:rsid w:val="00FC492B"/>
    <w:rsid w:val="00FC4EAB"/>
    <w:rsid w:val="00FC539C"/>
    <w:rsid w:val="00FC5FB2"/>
    <w:rsid w:val="00FC60DA"/>
    <w:rsid w:val="00FC69BE"/>
    <w:rsid w:val="00FC6EFE"/>
    <w:rsid w:val="00FC706F"/>
    <w:rsid w:val="00FC7BA5"/>
    <w:rsid w:val="00FC7BC7"/>
    <w:rsid w:val="00FD01D9"/>
    <w:rsid w:val="00FD0631"/>
    <w:rsid w:val="00FD070C"/>
    <w:rsid w:val="00FD08A2"/>
    <w:rsid w:val="00FD0C95"/>
    <w:rsid w:val="00FD12FC"/>
    <w:rsid w:val="00FD26AD"/>
    <w:rsid w:val="00FD2A22"/>
    <w:rsid w:val="00FD2D0B"/>
    <w:rsid w:val="00FD3AD3"/>
    <w:rsid w:val="00FD3CA3"/>
    <w:rsid w:val="00FD4898"/>
    <w:rsid w:val="00FD4BB0"/>
    <w:rsid w:val="00FD4E2A"/>
    <w:rsid w:val="00FD5646"/>
    <w:rsid w:val="00FD58B2"/>
    <w:rsid w:val="00FD654B"/>
    <w:rsid w:val="00FD6D83"/>
    <w:rsid w:val="00FD70F7"/>
    <w:rsid w:val="00FD7883"/>
    <w:rsid w:val="00FD78A3"/>
    <w:rsid w:val="00FE003A"/>
    <w:rsid w:val="00FE0340"/>
    <w:rsid w:val="00FE0A15"/>
    <w:rsid w:val="00FE1087"/>
    <w:rsid w:val="00FE1D68"/>
    <w:rsid w:val="00FE20D6"/>
    <w:rsid w:val="00FE2120"/>
    <w:rsid w:val="00FE2405"/>
    <w:rsid w:val="00FE25ED"/>
    <w:rsid w:val="00FE26F7"/>
    <w:rsid w:val="00FE2C44"/>
    <w:rsid w:val="00FE3072"/>
    <w:rsid w:val="00FE3503"/>
    <w:rsid w:val="00FE3DAD"/>
    <w:rsid w:val="00FE4396"/>
    <w:rsid w:val="00FE63F9"/>
    <w:rsid w:val="00FE6EAA"/>
    <w:rsid w:val="00FE7278"/>
    <w:rsid w:val="00FE7F8A"/>
    <w:rsid w:val="00FF01C4"/>
    <w:rsid w:val="00FF1104"/>
    <w:rsid w:val="00FF16A0"/>
    <w:rsid w:val="00FF1E8A"/>
    <w:rsid w:val="00FF206C"/>
    <w:rsid w:val="00FF2E5B"/>
    <w:rsid w:val="00FF3454"/>
    <w:rsid w:val="00FF3C75"/>
    <w:rsid w:val="00FF3DFB"/>
    <w:rsid w:val="00FF41A5"/>
    <w:rsid w:val="00FF4FF6"/>
    <w:rsid w:val="00FF5528"/>
    <w:rsid w:val="00FF62D0"/>
    <w:rsid w:val="00FF6BA0"/>
    <w:rsid w:val="00FF7CBC"/>
    <w:rsid w:val="00FF7E5E"/>
    <w:rsid w:val="012CC0A5"/>
    <w:rsid w:val="0131ED27"/>
    <w:rsid w:val="01774F74"/>
    <w:rsid w:val="018AB645"/>
    <w:rsid w:val="018FA363"/>
    <w:rsid w:val="01EA5D7C"/>
    <w:rsid w:val="02022BE8"/>
    <w:rsid w:val="02432C4E"/>
    <w:rsid w:val="0267769F"/>
    <w:rsid w:val="031519A2"/>
    <w:rsid w:val="031D8500"/>
    <w:rsid w:val="03990B0E"/>
    <w:rsid w:val="0412B53A"/>
    <w:rsid w:val="041B8CC2"/>
    <w:rsid w:val="0424A63F"/>
    <w:rsid w:val="047AF0BA"/>
    <w:rsid w:val="05564DD9"/>
    <w:rsid w:val="05B22A1D"/>
    <w:rsid w:val="05E3338F"/>
    <w:rsid w:val="05F7784C"/>
    <w:rsid w:val="064975F6"/>
    <w:rsid w:val="068D1D7A"/>
    <w:rsid w:val="07120BA9"/>
    <w:rsid w:val="08209BE7"/>
    <w:rsid w:val="08981B37"/>
    <w:rsid w:val="0987905E"/>
    <w:rsid w:val="0B1A29BB"/>
    <w:rsid w:val="0B9E124A"/>
    <w:rsid w:val="0C31AD6C"/>
    <w:rsid w:val="0C33455E"/>
    <w:rsid w:val="0C45358D"/>
    <w:rsid w:val="0C740A2B"/>
    <w:rsid w:val="0C8A18CB"/>
    <w:rsid w:val="0CA81328"/>
    <w:rsid w:val="0CFC28B3"/>
    <w:rsid w:val="0D07190D"/>
    <w:rsid w:val="0D101840"/>
    <w:rsid w:val="0E6C3D3B"/>
    <w:rsid w:val="0EB7551D"/>
    <w:rsid w:val="0F49DCF3"/>
    <w:rsid w:val="0F4DCE80"/>
    <w:rsid w:val="100E53AA"/>
    <w:rsid w:val="106C853A"/>
    <w:rsid w:val="1081C2EB"/>
    <w:rsid w:val="109282BE"/>
    <w:rsid w:val="10C70241"/>
    <w:rsid w:val="115446A9"/>
    <w:rsid w:val="1158901B"/>
    <w:rsid w:val="116E9D74"/>
    <w:rsid w:val="117D029D"/>
    <w:rsid w:val="11C5E86D"/>
    <w:rsid w:val="11EF341C"/>
    <w:rsid w:val="1245476D"/>
    <w:rsid w:val="1345A6B9"/>
    <w:rsid w:val="138B74A8"/>
    <w:rsid w:val="138BE2CB"/>
    <w:rsid w:val="1393E799"/>
    <w:rsid w:val="1483C138"/>
    <w:rsid w:val="14945B13"/>
    <w:rsid w:val="14E0434F"/>
    <w:rsid w:val="14E81107"/>
    <w:rsid w:val="16194DA5"/>
    <w:rsid w:val="161F1F0B"/>
    <w:rsid w:val="1625C111"/>
    <w:rsid w:val="164829A6"/>
    <w:rsid w:val="166F8D51"/>
    <w:rsid w:val="16EDA61F"/>
    <w:rsid w:val="1703A04D"/>
    <w:rsid w:val="17097A70"/>
    <w:rsid w:val="176C0051"/>
    <w:rsid w:val="1770D5FE"/>
    <w:rsid w:val="177DAFE3"/>
    <w:rsid w:val="17ABFD77"/>
    <w:rsid w:val="17B5A48A"/>
    <w:rsid w:val="17D254BF"/>
    <w:rsid w:val="18220025"/>
    <w:rsid w:val="185E6F25"/>
    <w:rsid w:val="18952DB2"/>
    <w:rsid w:val="1939C972"/>
    <w:rsid w:val="1973E456"/>
    <w:rsid w:val="1A2B4A5D"/>
    <w:rsid w:val="1AB80C8F"/>
    <w:rsid w:val="1AF0396E"/>
    <w:rsid w:val="1B8BDC93"/>
    <w:rsid w:val="1C1AF8DA"/>
    <w:rsid w:val="1C24BD9F"/>
    <w:rsid w:val="1C69AB71"/>
    <w:rsid w:val="1C83DE9C"/>
    <w:rsid w:val="1C849135"/>
    <w:rsid w:val="1E05E640"/>
    <w:rsid w:val="1EAA6941"/>
    <w:rsid w:val="1EBC9135"/>
    <w:rsid w:val="1ED2F535"/>
    <w:rsid w:val="1F05EE9C"/>
    <w:rsid w:val="1F581B1C"/>
    <w:rsid w:val="1FB8107D"/>
    <w:rsid w:val="20C5B6E4"/>
    <w:rsid w:val="20D410E4"/>
    <w:rsid w:val="213962FD"/>
    <w:rsid w:val="2144324D"/>
    <w:rsid w:val="21A5ABB9"/>
    <w:rsid w:val="21CBC8CC"/>
    <w:rsid w:val="23810549"/>
    <w:rsid w:val="23D99BE6"/>
    <w:rsid w:val="24429667"/>
    <w:rsid w:val="250F9B97"/>
    <w:rsid w:val="2546A657"/>
    <w:rsid w:val="254E2BA2"/>
    <w:rsid w:val="2573A13E"/>
    <w:rsid w:val="264D0005"/>
    <w:rsid w:val="2707BDB0"/>
    <w:rsid w:val="273097E2"/>
    <w:rsid w:val="27B54BA1"/>
    <w:rsid w:val="27EB79E9"/>
    <w:rsid w:val="280833A5"/>
    <w:rsid w:val="281D581A"/>
    <w:rsid w:val="2A41DE2E"/>
    <w:rsid w:val="2A51324C"/>
    <w:rsid w:val="2A5CBE8C"/>
    <w:rsid w:val="2B7187CD"/>
    <w:rsid w:val="2B7BEC3D"/>
    <w:rsid w:val="2B839B33"/>
    <w:rsid w:val="2BB7E307"/>
    <w:rsid w:val="2BF7400B"/>
    <w:rsid w:val="2C1B250D"/>
    <w:rsid w:val="2CCC9C0F"/>
    <w:rsid w:val="2CDE9F9E"/>
    <w:rsid w:val="2CF5261C"/>
    <w:rsid w:val="2D8C5E16"/>
    <w:rsid w:val="2E63DDAF"/>
    <w:rsid w:val="2E7A4869"/>
    <w:rsid w:val="2E8306AB"/>
    <w:rsid w:val="2ECDE80E"/>
    <w:rsid w:val="2F60AC91"/>
    <w:rsid w:val="2F7DFCCD"/>
    <w:rsid w:val="2FD15361"/>
    <w:rsid w:val="2FF7E969"/>
    <w:rsid w:val="309BDBE6"/>
    <w:rsid w:val="311C0E69"/>
    <w:rsid w:val="31E58F5A"/>
    <w:rsid w:val="3219C977"/>
    <w:rsid w:val="32275337"/>
    <w:rsid w:val="331FE8C1"/>
    <w:rsid w:val="332731EC"/>
    <w:rsid w:val="33445BDA"/>
    <w:rsid w:val="33A8A139"/>
    <w:rsid w:val="33B8C590"/>
    <w:rsid w:val="3443EA5B"/>
    <w:rsid w:val="347BFA2D"/>
    <w:rsid w:val="349BBF1D"/>
    <w:rsid w:val="34D7F025"/>
    <w:rsid w:val="3501417A"/>
    <w:rsid w:val="350ABEBD"/>
    <w:rsid w:val="3666CC30"/>
    <w:rsid w:val="3700E54A"/>
    <w:rsid w:val="37CB7067"/>
    <w:rsid w:val="37D63E50"/>
    <w:rsid w:val="380762FC"/>
    <w:rsid w:val="38132B8B"/>
    <w:rsid w:val="38EB7616"/>
    <w:rsid w:val="39014760"/>
    <w:rsid w:val="39095B0D"/>
    <w:rsid w:val="392C16B3"/>
    <w:rsid w:val="39D23596"/>
    <w:rsid w:val="3A8D5823"/>
    <w:rsid w:val="3B00E957"/>
    <w:rsid w:val="3B2669E6"/>
    <w:rsid w:val="3B835474"/>
    <w:rsid w:val="3BB619D6"/>
    <w:rsid w:val="3BFEDB6E"/>
    <w:rsid w:val="3BFF430C"/>
    <w:rsid w:val="3C9AA3A9"/>
    <w:rsid w:val="3D8A0D7A"/>
    <w:rsid w:val="3DED604B"/>
    <w:rsid w:val="3E0AB603"/>
    <w:rsid w:val="3EA5D96F"/>
    <w:rsid w:val="3F961456"/>
    <w:rsid w:val="3FD20A65"/>
    <w:rsid w:val="40072D59"/>
    <w:rsid w:val="40B3CD4F"/>
    <w:rsid w:val="40B46B3E"/>
    <w:rsid w:val="40C00AED"/>
    <w:rsid w:val="41428A53"/>
    <w:rsid w:val="4146A9A7"/>
    <w:rsid w:val="414D3E3C"/>
    <w:rsid w:val="425F6C93"/>
    <w:rsid w:val="42975EFC"/>
    <w:rsid w:val="430F7251"/>
    <w:rsid w:val="434B583A"/>
    <w:rsid w:val="43562F0B"/>
    <w:rsid w:val="437E39E1"/>
    <w:rsid w:val="43DB97B1"/>
    <w:rsid w:val="448297EE"/>
    <w:rsid w:val="449B6B34"/>
    <w:rsid w:val="45A11084"/>
    <w:rsid w:val="45DA64A3"/>
    <w:rsid w:val="45E61D3F"/>
    <w:rsid w:val="45EC3553"/>
    <w:rsid w:val="460C5BDE"/>
    <w:rsid w:val="463888E4"/>
    <w:rsid w:val="474F6E04"/>
    <w:rsid w:val="479DB5A9"/>
    <w:rsid w:val="48487616"/>
    <w:rsid w:val="49107419"/>
    <w:rsid w:val="49142BB7"/>
    <w:rsid w:val="49554156"/>
    <w:rsid w:val="49C1AA27"/>
    <w:rsid w:val="49EBDA93"/>
    <w:rsid w:val="49FE5CF7"/>
    <w:rsid w:val="4AAFF906"/>
    <w:rsid w:val="4B5B2AC4"/>
    <w:rsid w:val="4BA16D46"/>
    <w:rsid w:val="4C171EB1"/>
    <w:rsid w:val="4C697352"/>
    <w:rsid w:val="4CFA6FC4"/>
    <w:rsid w:val="4D0BC250"/>
    <w:rsid w:val="4D193515"/>
    <w:rsid w:val="4DCBBB44"/>
    <w:rsid w:val="4DCF3F95"/>
    <w:rsid w:val="4DD8C927"/>
    <w:rsid w:val="4E169AF5"/>
    <w:rsid w:val="4E4823F9"/>
    <w:rsid w:val="4ED4C5BA"/>
    <w:rsid w:val="4EFBD972"/>
    <w:rsid w:val="4F10E2C4"/>
    <w:rsid w:val="4F2D95D4"/>
    <w:rsid w:val="4F4D26C1"/>
    <w:rsid w:val="4F5DAD5F"/>
    <w:rsid w:val="4FD2AC3A"/>
    <w:rsid w:val="4FF570D9"/>
    <w:rsid w:val="4FF7879C"/>
    <w:rsid w:val="506A2BF2"/>
    <w:rsid w:val="50F54313"/>
    <w:rsid w:val="52046DB2"/>
    <w:rsid w:val="52717004"/>
    <w:rsid w:val="52CF5ECB"/>
    <w:rsid w:val="52D793C6"/>
    <w:rsid w:val="52F3D37A"/>
    <w:rsid w:val="533DC8CF"/>
    <w:rsid w:val="549DBE97"/>
    <w:rsid w:val="5545DDBB"/>
    <w:rsid w:val="555291BF"/>
    <w:rsid w:val="570CCB7F"/>
    <w:rsid w:val="57B51F92"/>
    <w:rsid w:val="5816B660"/>
    <w:rsid w:val="587B4FEE"/>
    <w:rsid w:val="5882284A"/>
    <w:rsid w:val="58BE89EF"/>
    <w:rsid w:val="58DE49AD"/>
    <w:rsid w:val="58FBA3F5"/>
    <w:rsid w:val="59D3EDFC"/>
    <w:rsid w:val="59EB2756"/>
    <w:rsid w:val="5A137C8C"/>
    <w:rsid w:val="5A49C81E"/>
    <w:rsid w:val="5B1034AE"/>
    <w:rsid w:val="5B5B26C4"/>
    <w:rsid w:val="5B95F93F"/>
    <w:rsid w:val="5C07FD99"/>
    <w:rsid w:val="5C771105"/>
    <w:rsid w:val="5C8E4D04"/>
    <w:rsid w:val="5C9FDAA3"/>
    <w:rsid w:val="5CB1A39C"/>
    <w:rsid w:val="5D1F975D"/>
    <w:rsid w:val="5D48442D"/>
    <w:rsid w:val="5DC03FDD"/>
    <w:rsid w:val="5DFCA900"/>
    <w:rsid w:val="5E1D99D6"/>
    <w:rsid w:val="5E2397B7"/>
    <w:rsid w:val="5E80D5A4"/>
    <w:rsid w:val="5EF0A7B6"/>
    <w:rsid w:val="5F2E3C07"/>
    <w:rsid w:val="5F5BB0D5"/>
    <w:rsid w:val="5F7A8AE1"/>
    <w:rsid w:val="5FEC3D98"/>
    <w:rsid w:val="602B0993"/>
    <w:rsid w:val="60508C45"/>
    <w:rsid w:val="60B0E8E8"/>
    <w:rsid w:val="60B9E110"/>
    <w:rsid w:val="614F6891"/>
    <w:rsid w:val="61E12CBE"/>
    <w:rsid w:val="621D8C81"/>
    <w:rsid w:val="6245AB46"/>
    <w:rsid w:val="625F1272"/>
    <w:rsid w:val="629FAA1B"/>
    <w:rsid w:val="63037E23"/>
    <w:rsid w:val="633076BE"/>
    <w:rsid w:val="6375682E"/>
    <w:rsid w:val="63F606C3"/>
    <w:rsid w:val="642A0977"/>
    <w:rsid w:val="64BCB082"/>
    <w:rsid w:val="654A8AFC"/>
    <w:rsid w:val="65CC5418"/>
    <w:rsid w:val="6625A1FA"/>
    <w:rsid w:val="6632567A"/>
    <w:rsid w:val="663DDA8F"/>
    <w:rsid w:val="675C4069"/>
    <w:rsid w:val="676A2456"/>
    <w:rsid w:val="679E5458"/>
    <w:rsid w:val="67B64069"/>
    <w:rsid w:val="67E0EBE3"/>
    <w:rsid w:val="67F5B3C6"/>
    <w:rsid w:val="683E816D"/>
    <w:rsid w:val="699A891F"/>
    <w:rsid w:val="6B0F27F4"/>
    <w:rsid w:val="6BAE067B"/>
    <w:rsid w:val="6BD94749"/>
    <w:rsid w:val="6BF1A61E"/>
    <w:rsid w:val="6BFA5C25"/>
    <w:rsid w:val="6C2746C0"/>
    <w:rsid w:val="6D288476"/>
    <w:rsid w:val="6D872D97"/>
    <w:rsid w:val="6DFD5471"/>
    <w:rsid w:val="6F650208"/>
    <w:rsid w:val="6F8CB09C"/>
    <w:rsid w:val="706A42F0"/>
    <w:rsid w:val="717FEA44"/>
    <w:rsid w:val="71968F65"/>
    <w:rsid w:val="71E2BCF6"/>
    <w:rsid w:val="71F800CD"/>
    <w:rsid w:val="7224DF47"/>
    <w:rsid w:val="725808AB"/>
    <w:rsid w:val="728433DD"/>
    <w:rsid w:val="729DF3F6"/>
    <w:rsid w:val="72AB3508"/>
    <w:rsid w:val="72E5B8D8"/>
    <w:rsid w:val="732A5CC6"/>
    <w:rsid w:val="735E6BCE"/>
    <w:rsid w:val="738E92E8"/>
    <w:rsid w:val="73E3C70C"/>
    <w:rsid w:val="74381C71"/>
    <w:rsid w:val="75108F43"/>
    <w:rsid w:val="751218BC"/>
    <w:rsid w:val="7574D9FB"/>
    <w:rsid w:val="76042030"/>
    <w:rsid w:val="76287824"/>
    <w:rsid w:val="772E135E"/>
    <w:rsid w:val="774EABF6"/>
    <w:rsid w:val="77A450B9"/>
    <w:rsid w:val="78440EA3"/>
    <w:rsid w:val="7A6FD33C"/>
    <w:rsid w:val="7A8014C3"/>
    <w:rsid w:val="7A99A35D"/>
    <w:rsid w:val="7B759B07"/>
    <w:rsid w:val="7BC25A1B"/>
    <w:rsid w:val="7CAD6931"/>
    <w:rsid w:val="7D00BD45"/>
    <w:rsid w:val="7DA6F133"/>
    <w:rsid w:val="7DFA8DC6"/>
    <w:rsid w:val="7E35782E"/>
    <w:rsid w:val="7EEF595B"/>
    <w:rsid w:val="7F2AA86F"/>
    <w:rsid w:val="7F2DFECE"/>
    <w:rsid w:val="7FED94E2"/>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1ADC2"/>
  <w15:chartTrackingRefBased/>
  <w15:docId w15:val="{9212D7DC-BEAD-444F-AE41-B3D7D7FF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66F"/>
    <w:pPr>
      <w:spacing w:line="278" w:lineRule="auto"/>
    </w:pPr>
  </w:style>
  <w:style w:type="paragraph" w:styleId="Titre1">
    <w:name w:val="heading 1"/>
    <w:basedOn w:val="Normal"/>
    <w:next w:val="Normal"/>
    <w:link w:val="Titre1Car"/>
    <w:autoRedefine/>
    <w:uiPriority w:val="9"/>
    <w:qFormat/>
    <w:rsid w:val="000C366F"/>
    <w:pPr>
      <w:keepNext/>
      <w:keepLines/>
      <w:numPr>
        <w:numId w:val="11"/>
      </w:numPr>
      <w:spacing w:after="200"/>
      <w:outlineLvl w:val="0"/>
    </w:pPr>
    <w:rPr>
      <w:rFonts w:ascii="Arial" w:eastAsiaTheme="majorEastAsia" w:hAnsi="Arial" w:cs="Arial"/>
      <w:b/>
      <w:color w:val="000000" w:themeColor="text1"/>
    </w:rPr>
  </w:style>
  <w:style w:type="paragraph" w:styleId="Titre2">
    <w:name w:val="heading 2"/>
    <w:basedOn w:val="Normal"/>
    <w:next w:val="Normal"/>
    <w:link w:val="Titre2Car"/>
    <w:autoRedefine/>
    <w:uiPriority w:val="9"/>
    <w:unhideWhenUsed/>
    <w:qFormat/>
    <w:rsid w:val="00F662C4"/>
    <w:pPr>
      <w:keepNext/>
      <w:keepLines/>
      <w:numPr>
        <w:ilvl w:val="1"/>
        <w:numId w:val="11"/>
      </w:numPr>
      <w:spacing w:after="120" w:line="276" w:lineRule="auto"/>
      <w:jc w:val="both"/>
      <w:outlineLvl w:val="1"/>
    </w:pPr>
    <w:rPr>
      <w:rFonts w:ascii="Montserrat" w:eastAsiaTheme="majorEastAsia" w:hAnsi="Montserrat" w:cstheme="majorBidi"/>
      <w:b/>
      <w:bCs/>
    </w:rPr>
  </w:style>
  <w:style w:type="paragraph" w:styleId="Titre3">
    <w:name w:val="heading 3"/>
    <w:basedOn w:val="Normal"/>
    <w:next w:val="Normal"/>
    <w:link w:val="Titre3Car"/>
    <w:autoRedefine/>
    <w:uiPriority w:val="9"/>
    <w:unhideWhenUsed/>
    <w:qFormat/>
    <w:rsid w:val="00944601"/>
    <w:pPr>
      <w:keepNext/>
      <w:keepLines/>
      <w:numPr>
        <w:ilvl w:val="2"/>
        <w:numId w:val="11"/>
      </w:numPr>
      <w:spacing w:before="160" w:after="80" w:line="360" w:lineRule="auto"/>
      <w:outlineLvl w:val="2"/>
    </w:pPr>
    <w:rPr>
      <w:rFonts w:ascii="Montserrat" w:eastAsiaTheme="majorEastAsia" w:hAnsi="Montserrat" w:cs="Arial"/>
      <w:b/>
      <w:color w:val="000000" w:themeColor="text1"/>
    </w:rPr>
  </w:style>
  <w:style w:type="paragraph" w:styleId="Titre4">
    <w:name w:val="heading 4"/>
    <w:basedOn w:val="Normal"/>
    <w:next w:val="Normal"/>
    <w:link w:val="Titre4Car"/>
    <w:autoRedefine/>
    <w:uiPriority w:val="9"/>
    <w:unhideWhenUsed/>
    <w:qFormat/>
    <w:rsid w:val="00682F41"/>
    <w:pPr>
      <w:keepNext/>
      <w:keepLines/>
      <w:numPr>
        <w:ilvl w:val="3"/>
        <w:numId w:val="11"/>
      </w:numPr>
      <w:spacing w:before="80" w:after="40" w:line="360" w:lineRule="auto"/>
      <w:outlineLvl w:val="3"/>
    </w:pPr>
    <w:rPr>
      <w:rFonts w:ascii="Arial" w:eastAsiaTheme="majorEastAsia" w:hAnsi="Arial" w:cstheme="majorBidi"/>
      <w:b/>
      <w:bCs/>
      <w:iCs/>
      <w:color w:val="142DAC"/>
    </w:rPr>
  </w:style>
  <w:style w:type="paragraph" w:styleId="Titre5">
    <w:name w:val="heading 5"/>
    <w:basedOn w:val="Normal"/>
    <w:next w:val="Normal"/>
    <w:link w:val="Titre5Car"/>
    <w:autoRedefine/>
    <w:uiPriority w:val="9"/>
    <w:unhideWhenUsed/>
    <w:qFormat/>
    <w:rsid w:val="00DF5B5D"/>
    <w:pPr>
      <w:keepNext/>
      <w:keepLines/>
      <w:numPr>
        <w:ilvl w:val="4"/>
        <w:numId w:val="11"/>
      </w:numPr>
      <w:spacing w:before="80" w:after="40" w:line="360" w:lineRule="auto"/>
      <w:outlineLvl w:val="4"/>
    </w:pPr>
    <w:rPr>
      <w:rFonts w:ascii="Arial" w:eastAsiaTheme="majorEastAsia" w:hAnsi="Arial" w:cs="Arial"/>
      <w:b/>
      <w:color w:val="142DAC"/>
    </w:rPr>
  </w:style>
  <w:style w:type="paragraph" w:styleId="Titre6">
    <w:name w:val="heading 6"/>
    <w:basedOn w:val="Normal"/>
    <w:next w:val="Normal"/>
    <w:link w:val="Titre6Car"/>
    <w:uiPriority w:val="9"/>
    <w:semiHidden/>
    <w:unhideWhenUsed/>
    <w:qFormat/>
    <w:rsid w:val="00D056F8"/>
    <w:pPr>
      <w:keepNext/>
      <w:keepLines/>
      <w:numPr>
        <w:ilvl w:val="5"/>
        <w:numId w:val="1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56F8"/>
    <w:pPr>
      <w:keepNext/>
      <w:keepLines/>
      <w:numPr>
        <w:ilvl w:val="6"/>
        <w:numId w:val="1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56F8"/>
    <w:pPr>
      <w:keepNext/>
      <w:keepLines/>
      <w:numPr>
        <w:ilvl w:val="7"/>
        <w:numId w:val="1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56F8"/>
    <w:pPr>
      <w:keepNext/>
      <w:keepLines/>
      <w:numPr>
        <w:ilvl w:val="8"/>
        <w:numId w:val="1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Grille4-Accentuation5">
    <w:name w:val="Grid Table 4 Accent 5"/>
    <w:basedOn w:val="TableauNormal"/>
    <w:uiPriority w:val="49"/>
    <w:rsid w:val="009A6F4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Titre1Car">
    <w:name w:val="Titre 1 Car"/>
    <w:basedOn w:val="Policepardfaut"/>
    <w:link w:val="Titre1"/>
    <w:uiPriority w:val="9"/>
    <w:rsid w:val="000C366F"/>
    <w:rPr>
      <w:rFonts w:ascii="Arial" w:eastAsiaTheme="majorEastAsia" w:hAnsi="Arial" w:cs="Arial"/>
      <w:b/>
      <w:color w:val="000000" w:themeColor="text1"/>
    </w:rPr>
  </w:style>
  <w:style w:type="character" w:customStyle="1" w:styleId="Titre2Car">
    <w:name w:val="Titre 2 Car"/>
    <w:basedOn w:val="Policepardfaut"/>
    <w:link w:val="Titre2"/>
    <w:uiPriority w:val="9"/>
    <w:rsid w:val="00F662C4"/>
    <w:rPr>
      <w:rFonts w:ascii="Montserrat" w:eastAsiaTheme="majorEastAsia" w:hAnsi="Montserrat" w:cstheme="majorBidi"/>
      <w:b/>
      <w:bCs/>
    </w:rPr>
  </w:style>
  <w:style w:type="character" w:customStyle="1" w:styleId="Titre3Car">
    <w:name w:val="Titre 3 Car"/>
    <w:basedOn w:val="Policepardfaut"/>
    <w:link w:val="Titre3"/>
    <w:uiPriority w:val="9"/>
    <w:rsid w:val="00944601"/>
    <w:rPr>
      <w:rFonts w:ascii="Montserrat" w:eastAsiaTheme="majorEastAsia" w:hAnsi="Montserrat" w:cs="Arial"/>
      <w:b/>
      <w:color w:val="000000" w:themeColor="text1"/>
    </w:rPr>
  </w:style>
  <w:style w:type="character" w:customStyle="1" w:styleId="Titre4Car">
    <w:name w:val="Titre 4 Car"/>
    <w:basedOn w:val="Policepardfaut"/>
    <w:link w:val="Titre4"/>
    <w:uiPriority w:val="9"/>
    <w:rsid w:val="00682F41"/>
    <w:rPr>
      <w:rFonts w:ascii="Arial" w:eastAsiaTheme="majorEastAsia" w:hAnsi="Arial" w:cstheme="majorBidi"/>
      <w:b/>
      <w:bCs/>
      <w:iCs/>
      <w:color w:val="142DAC"/>
    </w:rPr>
  </w:style>
  <w:style w:type="character" w:customStyle="1" w:styleId="Titre5Car">
    <w:name w:val="Titre 5 Car"/>
    <w:basedOn w:val="Policepardfaut"/>
    <w:link w:val="Titre5"/>
    <w:uiPriority w:val="9"/>
    <w:rsid w:val="00DF5B5D"/>
    <w:rPr>
      <w:rFonts w:ascii="Arial" w:eastAsiaTheme="majorEastAsia" w:hAnsi="Arial" w:cs="Arial"/>
      <w:b/>
      <w:color w:val="142DAC"/>
    </w:rPr>
  </w:style>
  <w:style w:type="character" w:customStyle="1" w:styleId="Titre6Car">
    <w:name w:val="Titre 6 Car"/>
    <w:basedOn w:val="Policepardfaut"/>
    <w:link w:val="Titre6"/>
    <w:uiPriority w:val="9"/>
    <w:semiHidden/>
    <w:rsid w:val="00D056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56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56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56F8"/>
    <w:rPr>
      <w:rFonts w:eastAsiaTheme="majorEastAsia" w:cstheme="majorBidi"/>
      <w:color w:val="272727" w:themeColor="text1" w:themeTint="D8"/>
    </w:rPr>
  </w:style>
  <w:style w:type="paragraph" w:styleId="Titre">
    <w:name w:val="Title"/>
    <w:basedOn w:val="Normal"/>
    <w:next w:val="Normal"/>
    <w:link w:val="TitreCar"/>
    <w:uiPriority w:val="10"/>
    <w:qFormat/>
    <w:rsid w:val="00D05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56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56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56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56F8"/>
    <w:pPr>
      <w:spacing w:before="160"/>
      <w:jc w:val="center"/>
    </w:pPr>
    <w:rPr>
      <w:i/>
      <w:iCs/>
      <w:color w:val="404040" w:themeColor="text1" w:themeTint="BF"/>
    </w:rPr>
  </w:style>
  <w:style w:type="character" w:customStyle="1" w:styleId="CitationCar">
    <w:name w:val="Citation Car"/>
    <w:basedOn w:val="Policepardfaut"/>
    <w:link w:val="Citation"/>
    <w:uiPriority w:val="29"/>
    <w:rsid w:val="00D056F8"/>
    <w:rPr>
      <w:i/>
      <w:iCs/>
      <w:color w:val="404040" w:themeColor="text1" w:themeTint="BF"/>
    </w:rPr>
  </w:style>
  <w:style w:type="paragraph" w:styleId="Paragraphedeliste">
    <w:name w:val="List Paragraph"/>
    <w:aliases w:val="Bullets,References,Paragraphe de liste1,Liste 1,List Paragraph nowy,Numbered List Paragraph,List Paragraph (numbered (a)),Medium Grid 1 - Accent 21,Paragraphe de liste2,check,- List tir,liste 1,puce 1,Puces,List Bullet Mary,lp1"/>
    <w:basedOn w:val="Normal"/>
    <w:link w:val="ParagraphedelisteCar"/>
    <w:uiPriority w:val="34"/>
    <w:qFormat/>
    <w:rsid w:val="005C4740"/>
    <w:pPr>
      <w:ind w:left="720"/>
      <w:contextualSpacing/>
    </w:pPr>
  </w:style>
  <w:style w:type="character" w:styleId="Accentuationintense">
    <w:name w:val="Intense Emphasis"/>
    <w:basedOn w:val="Policepardfaut"/>
    <w:uiPriority w:val="21"/>
    <w:qFormat/>
    <w:rsid w:val="00D056F8"/>
    <w:rPr>
      <w:i/>
      <w:iCs/>
      <w:color w:val="0F4761" w:themeColor="accent1" w:themeShade="BF"/>
    </w:rPr>
  </w:style>
  <w:style w:type="paragraph" w:styleId="Citationintense">
    <w:name w:val="Intense Quote"/>
    <w:basedOn w:val="Normal"/>
    <w:next w:val="Normal"/>
    <w:link w:val="CitationintenseCar"/>
    <w:uiPriority w:val="30"/>
    <w:qFormat/>
    <w:rsid w:val="00D05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056F8"/>
    <w:rPr>
      <w:i/>
      <w:iCs/>
      <w:color w:val="0F4761" w:themeColor="accent1" w:themeShade="BF"/>
    </w:rPr>
  </w:style>
  <w:style w:type="character" w:styleId="Rfrenceintense">
    <w:name w:val="Intense Reference"/>
    <w:basedOn w:val="Policepardfaut"/>
    <w:uiPriority w:val="32"/>
    <w:qFormat/>
    <w:rsid w:val="00D056F8"/>
    <w:rPr>
      <w:b/>
      <w:bCs/>
      <w:smallCaps/>
      <w:color w:val="0F4761" w:themeColor="accent1" w:themeShade="BF"/>
      <w:spacing w:val="5"/>
    </w:rPr>
  </w:style>
  <w:style w:type="paragraph" w:styleId="En-tte">
    <w:name w:val="header"/>
    <w:basedOn w:val="Normal"/>
    <w:link w:val="En-tteCar"/>
    <w:uiPriority w:val="99"/>
    <w:unhideWhenUsed/>
    <w:rsid w:val="003F02FE"/>
    <w:pPr>
      <w:tabs>
        <w:tab w:val="center" w:pos="4536"/>
        <w:tab w:val="right" w:pos="9072"/>
      </w:tabs>
      <w:spacing w:after="0" w:line="240" w:lineRule="auto"/>
    </w:pPr>
  </w:style>
  <w:style w:type="character" w:customStyle="1" w:styleId="En-tteCar">
    <w:name w:val="En-tête Car"/>
    <w:basedOn w:val="Policepardfaut"/>
    <w:link w:val="En-tte"/>
    <w:uiPriority w:val="99"/>
    <w:rsid w:val="003F02FE"/>
  </w:style>
  <w:style w:type="paragraph" w:styleId="Pieddepage">
    <w:name w:val="footer"/>
    <w:basedOn w:val="Normal"/>
    <w:link w:val="PieddepageCar"/>
    <w:uiPriority w:val="99"/>
    <w:unhideWhenUsed/>
    <w:rsid w:val="003F02F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F02FE"/>
  </w:style>
  <w:style w:type="paragraph" w:styleId="Notedebasdepage">
    <w:name w:val="footnote text"/>
    <w:basedOn w:val="Normal"/>
    <w:link w:val="NotedebasdepageCar"/>
    <w:uiPriority w:val="99"/>
    <w:semiHidden/>
    <w:unhideWhenUsed/>
    <w:rsid w:val="003F02FE"/>
    <w:pPr>
      <w:spacing w:after="0"/>
    </w:pPr>
    <w:rPr>
      <w:sz w:val="20"/>
      <w:szCs w:val="20"/>
    </w:rPr>
  </w:style>
  <w:style w:type="character" w:customStyle="1" w:styleId="NotedebasdepageCar">
    <w:name w:val="Note de bas de page Car"/>
    <w:basedOn w:val="Policepardfaut"/>
    <w:link w:val="Notedebasdepage"/>
    <w:uiPriority w:val="99"/>
    <w:semiHidden/>
    <w:rsid w:val="003F02FE"/>
    <w:rPr>
      <w:sz w:val="20"/>
      <w:szCs w:val="20"/>
    </w:rPr>
  </w:style>
  <w:style w:type="character" w:styleId="Appelnotedebasdep">
    <w:name w:val="footnote reference"/>
    <w:basedOn w:val="Policepardfaut"/>
    <w:uiPriority w:val="99"/>
    <w:semiHidden/>
    <w:unhideWhenUsed/>
    <w:rsid w:val="003F02FE"/>
    <w:rPr>
      <w:vertAlign w:val="superscript"/>
    </w:rPr>
  </w:style>
  <w:style w:type="paragraph" w:styleId="Rvision">
    <w:name w:val="Revision"/>
    <w:hidden/>
    <w:uiPriority w:val="99"/>
    <w:semiHidden/>
    <w:rsid w:val="00FD12FC"/>
    <w:pPr>
      <w:spacing w:after="0" w:line="240" w:lineRule="auto"/>
    </w:pPr>
  </w:style>
  <w:style w:type="table" w:customStyle="1" w:styleId="Grilledutableau1">
    <w:name w:val="Grille du tableau1"/>
    <w:basedOn w:val="TableauNormal"/>
    <w:next w:val="Grilledutableau"/>
    <w:uiPriority w:val="39"/>
    <w:rsid w:val="007D791A"/>
    <w:pPr>
      <w:spacing w:after="0" w:line="240" w:lineRule="auto"/>
    </w:pPr>
    <w:rPr>
      <w:rFonts w:eastAsia="Calibr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7D7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48BE"/>
    <w:pPr>
      <w:autoSpaceDE w:val="0"/>
      <w:autoSpaceDN w:val="0"/>
      <w:adjustRightInd w:val="0"/>
      <w:spacing w:after="0" w:line="240" w:lineRule="auto"/>
    </w:pPr>
    <w:rPr>
      <w:rFonts w:ascii="Book Antiqua" w:eastAsiaTheme="minorHAnsi" w:hAnsi="Book Antiqua" w:cs="Book Antiqua"/>
      <w:color w:val="000000"/>
      <w:kern w:val="0"/>
      <w:sz w:val="24"/>
      <w:szCs w:val="24"/>
      <w:lang w:eastAsia="en-US"/>
      <w14:ligatures w14:val="none"/>
    </w:rPr>
  </w:style>
  <w:style w:type="character" w:customStyle="1" w:styleId="ListParagraphChar">
    <w:name w:val="List Paragraph Char"/>
    <w:aliases w:val="Title Char,Bullets Char,References Char,Paragraphe de liste1 Char,Liste 1 Char,List Paragraph nowy Char,Numbered List Paragraph Char,List Paragraph (numbered (a)) Char,Medium Grid 1 - Accent 21 Char,Paragraphe de liste2 Char,lp1 Char"/>
    <w:uiPriority w:val="34"/>
    <w:qFormat/>
    <w:locked/>
    <w:rsid w:val="00213934"/>
  </w:style>
  <w:style w:type="table" w:styleId="TableauGrille1Clair">
    <w:name w:val="Grid Table 1 Light"/>
    <w:basedOn w:val="TableauNormal"/>
    <w:uiPriority w:val="46"/>
    <w:rsid w:val="00755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arquedecommentaire">
    <w:name w:val="annotation reference"/>
    <w:basedOn w:val="Policepardfaut"/>
    <w:uiPriority w:val="99"/>
    <w:semiHidden/>
    <w:unhideWhenUsed/>
    <w:rsid w:val="004C0C31"/>
    <w:rPr>
      <w:sz w:val="16"/>
      <w:szCs w:val="16"/>
    </w:rPr>
  </w:style>
  <w:style w:type="paragraph" w:styleId="Commentaire">
    <w:name w:val="annotation text"/>
    <w:basedOn w:val="Normal"/>
    <w:link w:val="CommentaireCar"/>
    <w:uiPriority w:val="99"/>
    <w:unhideWhenUsed/>
    <w:rsid w:val="004C0C31"/>
    <w:pPr>
      <w:spacing w:line="240" w:lineRule="auto"/>
    </w:pPr>
    <w:rPr>
      <w:sz w:val="20"/>
      <w:szCs w:val="20"/>
    </w:rPr>
  </w:style>
  <w:style w:type="character" w:customStyle="1" w:styleId="CommentaireCar">
    <w:name w:val="Commentaire Car"/>
    <w:basedOn w:val="Policepardfaut"/>
    <w:link w:val="Commentaire"/>
    <w:uiPriority w:val="99"/>
    <w:rsid w:val="004C0C31"/>
    <w:rPr>
      <w:sz w:val="20"/>
      <w:szCs w:val="20"/>
    </w:rPr>
  </w:style>
  <w:style w:type="paragraph" w:styleId="Objetducommentaire">
    <w:name w:val="annotation subject"/>
    <w:basedOn w:val="Commentaire"/>
    <w:next w:val="Commentaire"/>
    <w:link w:val="ObjetducommentaireCar"/>
    <w:uiPriority w:val="99"/>
    <w:semiHidden/>
    <w:unhideWhenUsed/>
    <w:rsid w:val="004C0C31"/>
    <w:rPr>
      <w:b/>
      <w:bCs/>
    </w:rPr>
  </w:style>
  <w:style w:type="character" w:customStyle="1" w:styleId="ObjetducommentaireCar">
    <w:name w:val="Objet du commentaire Car"/>
    <w:basedOn w:val="CommentaireCar"/>
    <w:link w:val="Objetducommentaire"/>
    <w:uiPriority w:val="99"/>
    <w:semiHidden/>
    <w:rsid w:val="004C0C31"/>
    <w:rPr>
      <w:b/>
      <w:bCs/>
      <w:sz w:val="20"/>
      <w:szCs w:val="20"/>
    </w:rPr>
  </w:style>
  <w:style w:type="character" w:customStyle="1" w:styleId="Mention1">
    <w:name w:val="Mention1"/>
    <w:basedOn w:val="Policepardfaut"/>
    <w:uiPriority w:val="99"/>
    <w:unhideWhenUsed/>
    <w:rsid w:val="008864A0"/>
    <w:rPr>
      <w:color w:val="2B579A"/>
      <w:shd w:val="clear" w:color="auto" w:fill="E1DFDD"/>
    </w:rPr>
  </w:style>
  <w:style w:type="paragraph" w:styleId="Sansinterligne">
    <w:name w:val="No Spacing"/>
    <w:link w:val="SansinterligneCar"/>
    <w:uiPriority w:val="1"/>
    <w:qFormat/>
    <w:rsid w:val="00262CE4"/>
    <w:pPr>
      <w:spacing w:after="0" w:line="240" w:lineRule="auto"/>
    </w:pPr>
    <w:rPr>
      <w:kern w:val="0"/>
      <w14:ligatures w14:val="none"/>
    </w:rPr>
  </w:style>
  <w:style w:type="character" w:customStyle="1" w:styleId="SansinterligneCar">
    <w:name w:val="Sans interligne Car"/>
    <w:basedOn w:val="Policepardfaut"/>
    <w:link w:val="Sansinterligne"/>
    <w:uiPriority w:val="1"/>
    <w:rsid w:val="00262CE4"/>
    <w:rPr>
      <w:kern w:val="0"/>
      <w14:ligatures w14:val="none"/>
    </w:rPr>
  </w:style>
  <w:style w:type="table" w:styleId="Tableausimple5">
    <w:name w:val="Plain Table 5"/>
    <w:basedOn w:val="TableauNormal"/>
    <w:uiPriority w:val="45"/>
    <w:rsid w:val="00703C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gende">
    <w:name w:val="caption"/>
    <w:basedOn w:val="Normal"/>
    <w:next w:val="Normal"/>
    <w:uiPriority w:val="35"/>
    <w:unhideWhenUsed/>
    <w:qFormat/>
    <w:rsid w:val="004D22C8"/>
    <w:pPr>
      <w:spacing w:after="200" w:line="240" w:lineRule="auto"/>
    </w:pPr>
    <w:rPr>
      <w:i/>
      <w:iCs/>
      <w:color w:val="0E2841" w:themeColor="text2"/>
      <w:sz w:val="18"/>
      <w:szCs w:val="18"/>
    </w:rPr>
  </w:style>
  <w:style w:type="paragraph" w:styleId="TM1">
    <w:name w:val="toc 1"/>
    <w:basedOn w:val="Normal"/>
    <w:next w:val="Normal"/>
    <w:autoRedefine/>
    <w:uiPriority w:val="39"/>
    <w:unhideWhenUsed/>
    <w:rsid w:val="00201B94"/>
    <w:pPr>
      <w:tabs>
        <w:tab w:val="left" w:pos="440"/>
        <w:tab w:val="right" w:leader="dot" w:pos="9062"/>
      </w:tabs>
      <w:spacing w:after="0" w:line="360" w:lineRule="auto"/>
    </w:pPr>
    <w:rPr>
      <w:rFonts w:asciiTheme="majorHAnsi" w:hAnsiTheme="majorHAnsi"/>
      <w:b/>
      <w:bCs/>
      <w:caps/>
      <w:sz w:val="24"/>
      <w:szCs w:val="24"/>
    </w:rPr>
  </w:style>
  <w:style w:type="paragraph" w:styleId="TM2">
    <w:name w:val="toc 2"/>
    <w:basedOn w:val="Normal"/>
    <w:next w:val="Normal"/>
    <w:autoRedefine/>
    <w:uiPriority w:val="39"/>
    <w:unhideWhenUsed/>
    <w:rsid w:val="00820618"/>
    <w:pPr>
      <w:spacing w:before="240" w:after="0"/>
    </w:pPr>
    <w:rPr>
      <w:b/>
      <w:bCs/>
      <w:sz w:val="20"/>
      <w:szCs w:val="20"/>
    </w:rPr>
  </w:style>
  <w:style w:type="paragraph" w:styleId="TM3">
    <w:name w:val="toc 3"/>
    <w:basedOn w:val="Normal"/>
    <w:next w:val="Normal"/>
    <w:autoRedefine/>
    <w:uiPriority w:val="39"/>
    <w:unhideWhenUsed/>
    <w:rsid w:val="00820618"/>
    <w:pPr>
      <w:spacing w:after="0"/>
      <w:ind w:left="220"/>
    </w:pPr>
    <w:rPr>
      <w:sz w:val="20"/>
      <w:szCs w:val="20"/>
    </w:rPr>
  </w:style>
  <w:style w:type="paragraph" w:styleId="TM4">
    <w:name w:val="toc 4"/>
    <w:basedOn w:val="Normal"/>
    <w:next w:val="Normal"/>
    <w:autoRedefine/>
    <w:uiPriority w:val="39"/>
    <w:unhideWhenUsed/>
    <w:rsid w:val="00820618"/>
    <w:pPr>
      <w:spacing w:after="0"/>
      <w:ind w:left="440"/>
    </w:pPr>
    <w:rPr>
      <w:sz w:val="20"/>
      <w:szCs w:val="20"/>
    </w:rPr>
  </w:style>
  <w:style w:type="paragraph" w:styleId="TM5">
    <w:name w:val="toc 5"/>
    <w:basedOn w:val="Normal"/>
    <w:next w:val="Normal"/>
    <w:autoRedefine/>
    <w:uiPriority w:val="39"/>
    <w:unhideWhenUsed/>
    <w:rsid w:val="00820618"/>
    <w:pPr>
      <w:spacing w:after="0"/>
      <w:ind w:left="660"/>
    </w:pPr>
    <w:rPr>
      <w:sz w:val="20"/>
      <w:szCs w:val="20"/>
    </w:rPr>
  </w:style>
  <w:style w:type="paragraph" w:styleId="TM6">
    <w:name w:val="toc 6"/>
    <w:basedOn w:val="Normal"/>
    <w:next w:val="Normal"/>
    <w:autoRedefine/>
    <w:uiPriority w:val="39"/>
    <w:unhideWhenUsed/>
    <w:rsid w:val="00820618"/>
    <w:pPr>
      <w:spacing w:after="0"/>
      <w:ind w:left="880"/>
    </w:pPr>
    <w:rPr>
      <w:sz w:val="20"/>
      <w:szCs w:val="20"/>
    </w:rPr>
  </w:style>
  <w:style w:type="paragraph" w:styleId="TM7">
    <w:name w:val="toc 7"/>
    <w:basedOn w:val="Normal"/>
    <w:next w:val="Normal"/>
    <w:autoRedefine/>
    <w:uiPriority w:val="39"/>
    <w:unhideWhenUsed/>
    <w:rsid w:val="00820618"/>
    <w:pPr>
      <w:spacing w:after="0"/>
      <w:ind w:left="1100"/>
    </w:pPr>
    <w:rPr>
      <w:sz w:val="20"/>
      <w:szCs w:val="20"/>
    </w:rPr>
  </w:style>
  <w:style w:type="paragraph" w:styleId="TM8">
    <w:name w:val="toc 8"/>
    <w:basedOn w:val="Normal"/>
    <w:next w:val="Normal"/>
    <w:autoRedefine/>
    <w:uiPriority w:val="39"/>
    <w:unhideWhenUsed/>
    <w:rsid w:val="00820618"/>
    <w:pPr>
      <w:spacing w:after="0"/>
      <w:ind w:left="1320"/>
    </w:pPr>
    <w:rPr>
      <w:sz w:val="20"/>
      <w:szCs w:val="20"/>
    </w:rPr>
  </w:style>
  <w:style w:type="paragraph" w:styleId="TM9">
    <w:name w:val="toc 9"/>
    <w:basedOn w:val="Normal"/>
    <w:next w:val="Normal"/>
    <w:autoRedefine/>
    <w:uiPriority w:val="39"/>
    <w:unhideWhenUsed/>
    <w:rsid w:val="00820618"/>
    <w:pPr>
      <w:spacing w:after="0"/>
      <w:ind w:left="1540"/>
    </w:pPr>
    <w:rPr>
      <w:sz w:val="20"/>
      <w:szCs w:val="20"/>
    </w:rPr>
  </w:style>
  <w:style w:type="character" w:styleId="Lienhypertexte">
    <w:name w:val="Hyperlink"/>
    <w:basedOn w:val="Policepardfaut"/>
    <w:uiPriority w:val="99"/>
    <w:unhideWhenUsed/>
    <w:rsid w:val="00820618"/>
    <w:rPr>
      <w:color w:val="467886" w:themeColor="hyperlink"/>
      <w:u w:val="single"/>
    </w:rPr>
  </w:style>
  <w:style w:type="paragraph" w:styleId="Tabledesillustrations">
    <w:name w:val="table of figures"/>
    <w:basedOn w:val="Normal"/>
    <w:next w:val="Normal"/>
    <w:uiPriority w:val="99"/>
    <w:unhideWhenUsed/>
    <w:rsid w:val="00B67738"/>
    <w:pPr>
      <w:spacing w:after="0"/>
    </w:pPr>
  </w:style>
  <w:style w:type="character" w:customStyle="1" w:styleId="font231">
    <w:name w:val="font231"/>
    <w:basedOn w:val="Policepardfaut"/>
    <w:rsid w:val="00AE4B2A"/>
    <w:rPr>
      <w:rFonts w:ascii="Arial" w:hAnsi="Arial" w:cs="Arial" w:hint="default"/>
      <w:b/>
      <w:bCs/>
      <w:i w:val="0"/>
      <w:iCs w:val="0"/>
      <w:strike w:val="0"/>
      <w:dstrike w:val="0"/>
      <w:color w:val="000000"/>
      <w:sz w:val="22"/>
      <w:szCs w:val="22"/>
      <w:u w:val="none"/>
      <w:effect w:val="none"/>
    </w:rPr>
  </w:style>
  <w:style w:type="character" w:customStyle="1" w:styleId="font241">
    <w:name w:val="font241"/>
    <w:basedOn w:val="Policepardfaut"/>
    <w:rsid w:val="00AE4B2A"/>
    <w:rPr>
      <w:rFonts w:ascii="Arial" w:hAnsi="Arial" w:cs="Arial" w:hint="default"/>
      <w:b w:val="0"/>
      <w:bCs w:val="0"/>
      <w:i w:val="0"/>
      <w:iCs w:val="0"/>
      <w:strike w:val="0"/>
      <w:dstrike w:val="0"/>
      <w:color w:val="000000"/>
      <w:sz w:val="22"/>
      <w:szCs w:val="22"/>
      <w:u w:val="none"/>
      <w:effect w:val="none"/>
    </w:rPr>
  </w:style>
  <w:style w:type="character" w:customStyle="1" w:styleId="font461">
    <w:name w:val="font461"/>
    <w:basedOn w:val="Policepardfaut"/>
    <w:rsid w:val="00AE4B2A"/>
    <w:rPr>
      <w:rFonts w:ascii="Arial" w:hAnsi="Arial" w:cs="Arial" w:hint="default"/>
      <w:b/>
      <w:bCs/>
      <w:i w:val="0"/>
      <w:iCs w:val="0"/>
      <w:strike w:val="0"/>
      <w:dstrike w:val="0"/>
      <w:color w:val="000000"/>
      <w:sz w:val="22"/>
      <w:szCs w:val="22"/>
      <w:u w:val="none"/>
      <w:effect w:val="none"/>
    </w:rPr>
  </w:style>
  <w:style w:type="character" w:customStyle="1" w:styleId="font391">
    <w:name w:val="font391"/>
    <w:basedOn w:val="Policepardfaut"/>
    <w:rsid w:val="00AE4B2A"/>
    <w:rPr>
      <w:rFonts w:ascii="Arial" w:hAnsi="Arial" w:cs="Arial" w:hint="default"/>
      <w:b w:val="0"/>
      <w:bCs w:val="0"/>
      <w:i w:val="0"/>
      <w:iCs w:val="0"/>
      <w:strike w:val="0"/>
      <w:dstrike w:val="0"/>
      <w:color w:val="000000"/>
      <w:sz w:val="22"/>
      <w:szCs w:val="22"/>
      <w:u w:val="none"/>
      <w:effect w:val="none"/>
    </w:rPr>
  </w:style>
  <w:style w:type="character" w:customStyle="1" w:styleId="font191">
    <w:name w:val="font191"/>
    <w:basedOn w:val="Policepardfaut"/>
    <w:rsid w:val="00AE4B2A"/>
    <w:rPr>
      <w:rFonts w:ascii="Arial" w:hAnsi="Arial" w:cs="Arial" w:hint="default"/>
      <w:b w:val="0"/>
      <w:bCs w:val="0"/>
      <w:i w:val="0"/>
      <w:iCs w:val="0"/>
      <w:strike w:val="0"/>
      <w:dstrike w:val="0"/>
      <w:color w:val="auto"/>
      <w:sz w:val="22"/>
      <w:szCs w:val="22"/>
      <w:u w:val="none"/>
      <w:effect w:val="none"/>
    </w:rPr>
  </w:style>
  <w:style w:type="character" w:customStyle="1" w:styleId="font201">
    <w:name w:val="font201"/>
    <w:basedOn w:val="Policepardfaut"/>
    <w:rsid w:val="00AE4B2A"/>
    <w:rPr>
      <w:rFonts w:ascii="Arial" w:hAnsi="Arial" w:cs="Arial" w:hint="default"/>
      <w:b/>
      <w:bCs/>
      <w:i w:val="0"/>
      <w:iCs w:val="0"/>
      <w:strike w:val="0"/>
      <w:dstrike w:val="0"/>
      <w:color w:val="auto"/>
      <w:sz w:val="22"/>
      <w:szCs w:val="22"/>
      <w:u w:val="none"/>
      <w:effect w:val="none"/>
    </w:rPr>
  </w:style>
  <w:style w:type="character" w:styleId="Textedelespacerserv">
    <w:name w:val="Placeholder Text"/>
    <w:basedOn w:val="Policepardfaut"/>
    <w:uiPriority w:val="99"/>
    <w:semiHidden/>
    <w:rsid w:val="000A112D"/>
    <w:rPr>
      <w:color w:val="666666"/>
    </w:rPr>
  </w:style>
  <w:style w:type="table" w:customStyle="1" w:styleId="Grilledutableau2">
    <w:name w:val="Grille du tableau2"/>
    <w:basedOn w:val="TableauNormal"/>
    <w:next w:val="Grilledutableau"/>
    <w:uiPriority w:val="59"/>
    <w:rsid w:val="00E53410"/>
    <w:pPr>
      <w:spacing w:after="0" w:line="240" w:lineRule="auto"/>
    </w:pPr>
    <w:rPr>
      <w:rFonts w:eastAsia="Calibr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Bullets Car,References Car,Paragraphe de liste1 Car,Liste 1 Car,List Paragraph nowy Car,Numbered List Paragraph Car,List Paragraph (numbered (a)) Car,Medium Grid 1 - Accent 21 Car,Paragraphe de liste2 Car,check Car,- List tir Car"/>
    <w:link w:val="Paragraphedeliste"/>
    <w:uiPriority w:val="34"/>
    <w:qFormat/>
    <w:locked/>
    <w:rsid w:val="000E55E8"/>
  </w:style>
  <w:style w:type="character" w:customStyle="1" w:styleId="Mentionnonrsolue1">
    <w:name w:val="Mention non résolue1"/>
    <w:basedOn w:val="Policepardfaut"/>
    <w:uiPriority w:val="99"/>
    <w:semiHidden/>
    <w:unhideWhenUsed/>
    <w:rsid w:val="00C50B1C"/>
    <w:rPr>
      <w:color w:val="605E5C"/>
      <w:shd w:val="clear" w:color="auto" w:fill="E1DFDD"/>
    </w:rPr>
  </w:style>
  <w:style w:type="character" w:styleId="Lienhypertextesuivivisit">
    <w:name w:val="FollowedHyperlink"/>
    <w:basedOn w:val="Policepardfaut"/>
    <w:uiPriority w:val="99"/>
    <w:semiHidden/>
    <w:unhideWhenUsed/>
    <w:rsid w:val="00742E25"/>
    <w:rPr>
      <w:color w:val="96607D" w:themeColor="followedHyperlink"/>
      <w:u w:val="single"/>
    </w:rPr>
  </w:style>
  <w:style w:type="paragraph" w:styleId="Textedebulles">
    <w:name w:val="Balloon Text"/>
    <w:basedOn w:val="Normal"/>
    <w:link w:val="TextedebullesCar"/>
    <w:uiPriority w:val="99"/>
    <w:semiHidden/>
    <w:unhideWhenUsed/>
    <w:rsid w:val="0008474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84740"/>
    <w:rPr>
      <w:rFonts w:ascii="Segoe UI" w:hAnsi="Segoe UI" w:cs="Segoe UI"/>
      <w:sz w:val="18"/>
      <w:szCs w:val="18"/>
    </w:rPr>
  </w:style>
  <w:style w:type="paragraph" w:styleId="NormalWeb">
    <w:name w:val="Normal (Web)"/>
    <w:basedOn w:val="Normal"/>
    <w:uiPriority w:val="99"/>
    <w:unhideWhenUsed/>
    <w:rsid w:val="00461856"/>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618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12511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1886C-2744-4E0B-911A-040799EE617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30</Pages>
  <Words>8032</Words>
  <Characters>44182</Characters>
  <Application>Microsoft Office Word</Application>
  <DocSecurity>0</DocSecurity>
  <Lines>368</Lines>
  <Paragraphs>104</Paragraphs>
  <ScaleCrop>false</ScaleCrop>
  <HeadingPairs>
    <vt:vector size="2" baseType="variant">
      <vt:variant>
        <vt:lpstr>Titre</vt:lpstr>
      </vt:variant>
      <vt:variant>
        <vt:i4>1</vt:i4>
      </vt:variant>
    </vt:vector>
  </HeadingPairs>
  <TitlesOfParts>
    <vt:vector size="1" baseType="lpstr">
      <vt:lpstr>Rapport de démarrage de l’evaluation finale du pnd 2018 - 2025</vt:lpstr>
    </vt:vector>
  </TitlesOfParts>
  <Company/>
  <LinksUpToDate>false</LinksUpToDate>
  <CharactersWithSpaces>52110</CharactersWithSpaces>
  <SharedDoc>false</SharedDoc>
  <HLinks>
    <vt:vector size="162" baseType="variant">
      <vt:variant>
        <vt:i4>1572919</vt:i4>
      </vt:variant>
      <vt:variant>
        <vt:i4>161</vt:i4>
      </vt:variant>
      <vt:variant>
        <vt:i4>0</vt:i4>
      </vt:variant>
      <vt:variant>
        <vt:i4>5</vt:i4>
      </vt:variant>
      <vt:variant>
        <vt:lpwstr/>
      </vt:variant>
      <vt:variant>
        <vt:lpwstr>_Toc214036280</vt:lpwstr>
      </vt:variant>
      <vt:variant>
        <vt:i4>1179700</vt:i4>
      </vt:variant>
      <vt:variant>
        <vt:i4>152</vt:i4>
      </vt:variant>
      <vt:variant>
        <vt:i4>0</vt:i4>
      </vt:variant>
      <vt:variant>
        <vt:i4>5</vt:i4>
      </vt:variant>
      <vt:variant>
        <vt:lpwstr/>
      </vt:variant>
      <vt:variant>
        <vt:lpwstr>_Toc214036126</vt:lpwstr>
      </vt:variant>
      <vt:variant>
        <vt:i4>1179700</vt:i4>
      </vt:variant>
      <vt:variant>
        <vt:i4>146</vt:i4>
      </vt:variant>
      <vt:variant>
        <vt:i4>0</vt:i4>
      </vt:variant>
      <vt:variant>
        <vt:i4>5</vt:i4>
      </vt:variant>
      <vt:variant>
        <vt:lpwstr/>
      </vt:variant>
      <vt:variant>
        <vt:lpwstr>_Toc214036125</vt:lpwstr>
      </vt:variant>
      <vt:variant>
        <vt:i4>1179700</vt:i4>
      </vt:variant>
      <vt:variant>
        <vt:i4>140</vt:i4>
      </vt:variant>
      <vt:variant>
        <vt:i4>0</vt:i4>
      </vt:variant>
      <vt:variant>
        <vt:i4>5</vt:i4>
      </vt:variant>
      <vt:variant>
        <vt:lpwstr/>
      </vt:variant>
      <vt:variant>
        <vt:lpwstr>_Toc214036124</vt:lpwstr>
      </vt:variant>
      <vt:variant>
        <vt:i4>1179700</vt:i4>
      </vt:variant>
      <vt:variant>
        <vt:i4>134</vt:i4>
      </vt:variant>
      <vt:variant>
        <vt:i4>0</vt:i4>
      </vt:variant>
      <vt:variant>
        <vt:i4>5</vt:i4>
      </vt:variant>
      <vt:variant>
        <vt:lpwstr/>
      </vt:variant>
      <vt:variant>
        <vt:lpwstr>_Toc214036123</vt:lpwstr>
      </vt:variant>
      <vt:variant>
        <vt:i4>1179700</vt:i4>
      </vt:variant>
      <vt:variant>
        <vt:i4>128</vt:i4>
      </vt:variant>
      <vt:variant>
        <vt:i4>0</vt:i4>
      </vt:variant>
      <vt:variant>
        <vt:i4>5</vt:i4>
      </vt:variant>
      <vt:variant>
        <vt:lpwstr/>
      </vt:variant>
      <vt:variant>
        <vt:lpwstr>_Toc214036122</vt:lpwstr>
      </vt:variant>
      <vt:variant>
        <vt:i4>1179700</vt:i4>
      </vt:variant>
      <vt:variant>
        <vt:i4>122</vt:i4>
      </vt:variant>
      <vt:variant>
        <vt:i4>0</vt:i4>
      </vt:variant>
      <vt:variant>
        <vt:i4>5</vt:i4>
      </vt:variant>
      <vt:variant>
        <vt:lpwstr/>
      </vt:variant>
      <vt:variant>
        <vt:lpwstr>_Toc214036121</vt:lpwstr>
      </vt:variant>
      <vt:variant>
        <vt:i4>1179700</vt:i4>
      </vt:variant>
      <vt:variant>
        <vt:i4>116</vt:i4>
      </vt:variant>
      <vt:variant>
        <vt:i4>0</vt:i4>
      </vt:variant>
      <vt:variant>
        <vt:i4>5</vt:i4>
      </vt:variant>
      <vt:variant>
        <vt:lpwstr/>
      </vt:variant>
      <vt:variant>
        <vt:lpwstr>_Toc214036120</vt:lpwstr>
      </vt:variant>
      <vt:variant>
        <vt:i4>1114164</vt:i4>
      </vt:variant>
      <vt:variant>
        <vt:i4>110</vt:i4>
      </vt:variant>
      <vt:variant>
        <vt:i4>0</vt:i4>
      </vt:variant>
      <vt:variant>
        <vt:i4>5</vt:i4>
      </vt:variant>
      <vt:variant>
        <vt:lpwstr/>
      </vt:variant>
      <vt:variant>
        <vt:lpwstr>_Toc214036119</vt:lpwstr>
      </vt:variant>
      <vt:variant>
        <vt:i4>1114164</vt:i4>
      </vt:variant>
      <vt:variant>
        <vt:i4>104</vt:i4>
      </vt:variant>
      <vt:variant>
        <vt:i4>0</vt:i4>
      </vt:variant>
      <vt:variant>
        <vt:i4>5</vt:i4>
      </vt:variant>
      <vt:variant>
        <vt:lpwstr/>
      </vt:variant>
      <vt:variant>
        <vt:lpwstr>_Toc214036118</vt:lpwstr>
      </vt:variant>
      <vt:variant>
        <vt:i4>1114164</vt:i4>
      </vt:variant>
      <vt:variant>
        <vt:i4>98</vt:i4>
      </vt:variant>
      <vt:variant>
        <vt:i4>0</vt:i4>
      </vt:variant>
      <vt:variant>
        <vt:i4>5</vt:i4>
      </vt:variant>
      <vt:variant>
        <vt:lpwstr/>
      </vt:variant>
      <vt:variant>
        <vt:lpwstr>_Toc214036117</vt:lpwstr>
      </vt:variant>
      <vt:variant>
        <vt:i4>1114164</vt:i4>
      </vt:variant>
      <vt:variant>
        <vt:i4>92</vt:i4>
      </vt:variant>
      <vt:variant>
        <vt:i4>0</vt:i4>
      </vt:variant>
      <vt:variant>
        <vt:i4>5</vt:i4>
      </vt:variant>
      <vt:variant>
        <vt:lpwstr/>
      </vt:variant>
      <vt:variant>
        <vt:lpwstr>_Toc214036116</vt:lpwstr>
      </vt:variant>
      <vt:variant>
        <vt:i4>1114164</vt:i4>
      </vt:variant>
      <vt:variant>
        <vt:i4>86</vt:i4>
      </vt:variant>
      <vt:variant>
        <vt:i4>0</vt:i4>
      </vt:variant>
      <vt:variant>
        <vt:i4>5</vt:i4>
      </vt:variant>
      <vt:variant>
        <vt:lpwstr/>
      </vt:variant>
      <vt:variant>
        <vt:lpwstr>_Toc214036115</vt:lpwstr>
      </vt:variant>
      <vt:variant>
        <vt:i4>1114164</vt:i4>
      </vt:variant>
      <vt:variant>
        <vt:i4>80</vt:i4>
      </vt:variant>
      <vt:variant>
        <vt:i4>0</vt:i4>
      </vt:variant>
      <vt:variant>
        <vt:i4>5</vt:i4>
      </vt:variant>
      <vt:variant>
        <vt:lpwstr/>
      </vt:variant>
      <vt:variant>
        <vt:lpwstr>_Toc214036114</vt:lpwstr>
      </vt:variant>
      <vt:variant>
        <vt:i4>1114164</vt:i4>
      </vt:variant>
      <vt:variant>
        <vt:i4>74</vt:i4>
      </vt:variant>
      <vt:variant>
        <vt:i4>0</vt:i4>
      </vt:variant>
      <vt:variant>
        <vt:i4>5</vt:i4>
      </vt:variant>
      <vt:variant>
        <vt:lpwstr/>
      </vt:variant>
      <vt:variant>
        <vt:lpwstr>_Toc214036113</vt:lpwstr>
      </vt:variant>
      <vt:variant>
        <vt:i4>1114164</vt:i4>
      </vt:variant>
      <vt:variant>
        <vt:i4>68</vt:i4>
      </vt:variant>
      <vt:variant>
        <vt:i4>0</vt:i4>
      </vt:variant>
      <vt:variant>
        <vt:i4>5</vt:i4>
      </vt:variant>
      <vt:variant>
        <vt:lpwstr/>
      </vt:variant>
      <vt:variant>
        <vt:lpwstr>_Toc214036112</vt:lpwstr>
      </vt:variant>
      <vt:variant>
        <vt:i4>1114164</vt:i4>
      </vt:variant>
      <vt:variant>
        <vt:i4>62</vt:i4>
      </vt:variant>
      <vt:variant>
        <vt:i4>0</vt:i4>
      </vt:variant>
      <vt:variant>
        <vt:i4>5</vt:i4>
      </vt:variant>
      <vt:variant>
        <vt:lpwstr/>
      </vt:variant>
      <vt:variant>
        <vt:lpwstr>_Toc214036111</vt:lpwstr>
      </vt:variant>
      <vt:variant>
        <vt:i4>1114164</vt:i4>
      </vt:variant>
      <vt:variant>
        <vt:i4>56</vt:i4>
      </vt:variant>
      <vt:variant>
        <vt:i4>0</vt:i4>
      </vt:variant>
      <vt:variant>
        <vt:i4>5</vt:i4>
      </vt:variant>
      <vt:variant>
        <vt:lpwstr/>
      </vt:variant>
      <vt:variant>
        <vt:lpwstr>_Toc214036110</vt:lpwstr>
      </vt:variant>
      <vt:variant>
        <vt:i4>1048628</vt:i4>
      </vt:variant>
      <vt:variant>
        <vt:i4>50</vt:i4>
      </vt:variant>
      <vt:variant>
        <vt:i4>0</vt:i4>
      </vt:variant>
      <vt:variant>
        <vt:i4>5</vt:i4>
      </vt:variant>
      <vt:variant>
        <vt:lpwstr/>
      </vt:variant>
      <vt:variant>
        <vt:lpwstr>_Toc214036109</vt:lpwstr>
      </vt:variant>
      <vt:variant>
        <vt:i4>1048628</vt:i4>
      </vt:variant>
      <vt:variant>
        <vt:i4>44</vt:i4>
      </vt:variant>
      <vt:variant>
        <vt:i4>0</vt:i4>
      </vt:variant>
      <vt:variant>
        <vt:i4>5</vt:i4>
      </vt:variant>
      <vt:variant>
        <vt:lpwstr/>
      </vt:variant>
      <vt:variant>
        <vt:lpwstr>_Toc214036108</vt:lpwstr>
      </vt:variant>
      <vt:variant>
        <vt:i4>1048628</vt:i4>
      </vt:variant>
      <vt:variant>
        <vt:i4>38</vt:i4>
      </vt:variant>
      <vt:variant>
        <vt:i4>0</vt:i4>
      </vt:variant>
      <vt:variant>
        <vt:i4>5</vt:i4>
      </vt:variant>
      <vt:variant>
        <vt:lpwstr/>
      </vt:variant>
      <vt:variant>
        <vt:lpwstr>_Toc214036107</vt:lpwstr>
      </vt:variant>
      <vt:variant>
        <vt:i4>1048628</vt:i4>
      </vt:variant>
      <vt:variant>
        <vt:i4>32</vt:i4>
      </vt:variant>
      <vt:variant>
        <vt:i4>0</vt:i4>
      </vt:variant>
      <vt:variant>
        <vt:i4>5</vt:i4>
      </vt:variant>
      <vt:variant>
        <vt:lpwstr/>
      </vt:variant>
      <vt:variant>
        <vt:lpwstr>_Toc214036106</vt:lpwstr>
      </vt:variant>
      <vt:variant>
        <vt:i4>1048628</vt:i4>
      </vt:variant>
      <vt:variant>
        <vt:i4>26</vt:i4>
      </vt:variant>
      <vt:variant>
        <vt:i4>0</vt:i4>
      </vt:variant>
      <vt:variant>
        <vt:i4>5</vt:i4>
      </vt:variant>
      <vt:variant>
        <vt:lpwstr/>
      </vt:variant>
      <vt:variant>
        <vt:lpwstr>_Toc214036105</vt:lpwstr>
      </vt:variant>
      <vt:variant>
        <vt:i4>1048628</vt:i4>
      </vt:variant>
      <vt:variant>
        <vt:i4>20</vt:i4>
      </vt:variant>
      <vt:variant>
        <vt:i4>0</vt:i4>
      </vt:variant>
      <vt:variant>
        <vt:i4>5</vt:i4>
      </vt:variant>
      <vt:variant>
        <vt:lpwstr/>
      </vt:variant>
      <vt:variant>
        <vt:lpwstr>_Toc214036104</vt:lpwstr>
      </vt:variant>
      <vt:variant>
        <vt:i4>1048628</vt:i4>
      </vt:variant>
      <vt:variant>
        <vt:i4>14</vt:i4>
      </vt:variant>
      <vt:variant>
        <vt:i4>0</vt:i4>
      </vt:variant>
      <vt:variant>
        <vt:i4>5</vt:i4>
      </vt:variant>
      <vt:variant>
        <vt:lpwstr/>
      </vt:variant>
      <vt:variant>
        <vt:lpwstr>_Toc214036103</vt:lpwstr>
      </vt:variant>
      <vt:variant>
        <vt:i4>1048628</vt:i4>
      </vt:variant>
      <vt:variant>
        <vt:i4>8</vt:i4>
      </vt:variant>
      <vt:variant>
        <vt:i4>0</vt:i4>
      </vt:variant>
      <vt:variant>
        <vt:i4>5</vt:i4>
      </vt:variant>
      <vt:variant>
        <vt:lpwstr/>
      </vt:variant>
      <vt:variant>
        <vt:lpwstr>_Toc214036102</vt:lpwstr>
      </vt:variant>
      <vt:variant>
        <vt:i4>1048628</vt:i4>
      </vt:variant>
      <vt:variant>
        <vt:i4>2</vt:i4>
      </vt:variant>
      <vt:variant>
        <vt:i4>0</vt:i4>
      </vt:variant>
      <vt:variant>
        <vt:i4>5</vt:i4>
      </vt:variant>
      <vt:variant>
        <vt:lpwstr/>
      </vt:variant>
      <vt:variant>
        <vt:lpwstr>_Toc214036101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démarrage de l’evaluation finale du pnd 2018 - 2025</dc:title>
  <dc:subject/>
  <dc:creator>Marcel DAVO</dc:creator>
  <cp:keywords/>
  <dc:description/>
  <cp:lastModifiedBy>Cerveau KATCHON</cp:lastModifiedBy>
  <cp:revision>87</cp:revision>
  <dcterms:created xsi:type="dcterms:W3CDTF">2026-01-13T13:22:00Z</dcterms:created>
  <dcterms:modified xsi:type="dcterms:W3CDTF">2026-01-13T22:17:00Z</dcterms:modified>
</cp:coreProperties>
</file>